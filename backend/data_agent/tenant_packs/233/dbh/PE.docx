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tiff" ContentType="image/tiff"/>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FAD81">
      <w:pPr>
        <w:pStyle w:val="20"/>
        <w:framePr w:w="0" w:hSpace="0" w:vSpace="0" w:wrap="auto" w:vAnchor="margin" w:hAnchor="text" w:xAlign="left" w:yAlign="inline"/>
      </w:pPr>
      <w:del w:id="4" w:author="Seshat AI" w:date="2026-09-23T12:17:01Z">
        <w:r>
          <w:delText>Preparation of Articles for IEEE T</w:delText>
        </w:r>
      </w:del>
      <w:del w:id="5" w:author="Seshat AI" w:date="2026-09-23T12:17:01Z">
        <w:r>
          <w:rPr>
            <w:sz w:val="40"/>
            <w:szCs w:val="40"/>
          </w:rPr>
          <w:delText>RANSACTIONS</w:delText>
        </w:r>
      </w:del>
      <w:del w:id="6" w:author="Seshat AI" w:date="2026-09-23T12:17:01Z">
        <w:r>
          <w:delText xml:space="preserve"> and J</w:delText>
        </w:r>
      </w:del>
      <w:del w:id="7" w:author="Seshat AI" w:date="2026-09-23T12:17:01Z">
        <w:r>
          <w:rPr>
            <w:sz w:val="40"/>
            <w:szCs w:val="40"/>
          </w:rPr>
          <w:delText>OURNALS</w:delText>
        </w:r>
      </w:del>
      <w:del w:id="8" w:author="Seshat AI" w:date="2026-09-23T12:17:01Z">
        <w:r>
          <w:rPr>
            <w:i/>
          </w:rPr>
          <w:delText xml:space="preserve"> </w:delText>
        </w:r>
      </w:del>
      <w:del w:id="9" w:author="Seshat AI" w:date="2026-09-23T12:17:01Z">
        <w:r>
          <w:delText>(2022)</w:delText>
        </w:r>
      </w:del>
      <w:ins w:id="10" w:author="Seshat AI" w:date="2026-09-23T12:17:01Z">
        <w:r>
          <w:t xml:space="preserve">xxxxxxxxxxxxxxxx</w:t>
        </w:r>
      </w:ins>
    </w:p>
    <w:p w14:paraId="47CA69F1">
      <w:pPr>
        <w:widowControl w:val="0"/>
        <w:pBdr>
          <w:top w:val="none" w:color="auto" w:sz="0" w:space="0"/>
          <w:left w:val="none" w:color="auto" w:sz="0" w:space="0"/>
          <w:bottom w:val="none" w:color="auto" w:sz="0" w:space="0"/>
          <w:right w:val="none" w:color="auto" w:sz="0" w:space="0"/>
          <w:between w:val="none" w:color="auto" w:sz="0" w:space="0"/>
        </w:pBdr>
        <w:spacing w:line="252" w:lineRule="auto"/>
        <w:jc w:val="both"/>
        <w:rPr>
          <w:color w:val="000000"/>
          <w:sz w:val="18"/>
          <w:szCs w:val="18"/>
        </w:rPr>
      </w:pPr>
      <w:bookmarkStart w:id="3" w:name="_GoBack"/>
      <w:bookmarkEnd w:id="3"/>
    </w:p>
    <w:p w14:paraId="6531D7CD">
      <w:pPr>
        <w:pBdr>
          <w:top w:val="none" w:color="auto" w:sz="0" w:space="0"/>
          <w:left w:val="none" w:color="auto" w:sz="0" w:space="0"/>
          <w:bottom w:val="none" w:color="auto" w:sz="0" w:space="0"/>
          <w:right w:val="none" w:color="auto" w:sz="0" w:space="0"/>
          <w:between w:val="none" w:color="auto" w:sz="0" w:space="0"/>
        </w:pBdr>
        <w:jc w:val="center"/>
        <w:rPr>
          <w:color w:val="000000"/>
          <w:sz w:val="22"/>
          <w:szCs w:val="22"/>
        </w:rPr>
      </w:pPr>
      <w:bookmarkStart w:id="0" w:name="_heading=h.gjdgxs" w:colFirst="0" w:colLast="0"/>
      <w:bookmarkEnd w:id="0"/>
      <w:r>
        <w:rPr>
          <w:color w:val="000000"/>
          <w:sz w:val="22"/>
          <w:szCs w:val="22"/>
        </w:rPr>
        <w:t xml:space="preserve">First A. Author, </w:t>
      </w:r>
      <w:r>
        <w:rPr>
          <w:i/>
          <w:color w:val="000000"/>
          <w:sz w:val="22"/>
          <w:szCs w:val="22"/>
        </w:rPr>
        <w:t>Fellow, IEEE</w:t>
      </w:r>
      <w:r>
        <w:rPr>
          <w:color w:val="000000"/>
          <w:sz w:val="22"/>
          <w:szCs w:val="22"/>
        </w:rPr>
        <w:t xml:space="preserve">, Second B. Author, and Third C. Author Jr., </w:t>
      </w:r>
      <w:r>
        <w:rPr>
          <w:i/>
          <w:color w:val="000000"/>
          <w:sz w:val="22"/>
          <w:szCs w:val="22"/>
        </w:rPr>
        <w:t>Member, IEEE</w:t>
      </w:r>
    </w:p>
    <w:p w14:paraId="66416825">
      <w:pPr>
        <w:pBdr>
          <w:top w:val="none" w:color="auto" w:sz="0" w:space="0"/>
          <w:left w:val="none" w:color="auto" w:sz="0" w:space="0"/>
          <w:bottom w:val="none" w:color="auto" w:sz="0" w:space="0"/>
          <w:right w:val="none" w:color="auto" w:sz="0" w:space="0"/>
          <w:between w:val="none" w:color="auto" w:sz="0" w:space="0"/>
        </w:pBdr>
        <w:spacing w:after="320"/>
        <w:ind w:firstLine="202"/>
        <w:jc w:val="both"/>
        <w:rPr>
          <w:b/>
          <w:i/>
          <w:color w:val="000000"/>
          <w:sz w:val="18"/>
          <w:szCs w:val="18"/>
        </w:rPr>
      </w:pPr>
    </w:p>
    <w:p w14:paraId="06590BF3">
      <w:pPr>
        <w:pBdr>
          <w:top w:val="none" w:color="auto" w:sz="0" w:space="0"/>
          <w:left w:val="none" w:color="auto" w:sz="0" w:space="0"/>
          <w:bottom w:val="none" w:color="auto" w:sz="0" w:space="0"/>
          <w:right w:val="none" w:color="auto" w:sz="0" w:space="0"/>
          <w:between w:val="none" w:color="auto" w:sz="0" w:space="0"/>
        </w:pBdr>
        <w:spacing w:before="20" w:after="320"/>
        <w:ind w:firstLine="202"/>
        <w:jc w:val="both"/>
        <w:rPr>
          <w:b/>
          <w:i/>
          <w:color w:val="000000"/>
          <w:sz w:val="18"/>
          <w:szCs w:val="18"/>
        </w:rPr>
        <w:sectPr>
          <w:headerReference r:id="rId7" w:type="default"/>
          <w:type w:val="continuous"/>
          <w:pgSz w:w="12240" w:h="15840"/>
          <w:pgMar w:top="1008" w:right="936" w:bottom="1008" w:left="936" w:header="432" w:footer="432" w:gutter="0"/>
          <w:pgNumType w:start="1"/>
          <w:cols w:space="288" w:num="1"/>
        </w:sectPr>
      </w:pPr>
    </w:p>
    <w:p w14:paraId="3F302522">
      <w:pPr>
        <w:pStyle w:val="34"/>
        <w:ind w:firstLine="0"/>
        <w:rPr>
          <w:rFonts w:ascii="Times" w:hAnsi="Times"/>
          <w:sz w:val="18"/>
          <w:szCs w:val="18"/>
        </w:rPr>
      </w:pPr>
      <w:r>
        <w:rPr>
          <w:rFonts w:ascii="Times" w:hAnsi="Times"/>
          <w:sz w:val="18"/>
          <w:szCs w:val="18"/>
        </w:rPr>
        <w:footnoteReference w:id="0" w:customMarkFollows="1"/>
        <w:sym w:font="Symbol" w:char="F020"/>
      </w:r>
    </w:p>
    <w:p w14:paraId="4430B388">
      <w:pPr>
        <w:pBdr>
          <w:top w:val="none" w:color="auto" w:sz="0" w:space="0"/>
          <w:left w:val="none" w:color="auto" w:sz="0" w:space="0"/>
          <w:bottom w:val="none" w:color="auto" w:sz="0" w:space="0"/>
          <w:right w:val="none" w:color="auto" w:sz="0" w:space="0"/>
          <w:between w:val="none" w:color="auto" w:sz="0" w:space="0"/>
        </w:pBdr>
        <w:spacing w:before="20"/>
        <w:ind w:firstLine="202"/>
        <w:jc w:val="both"/>
        <w:rPr>
          <w:b/>
          <w:color w:val="000000"/>
          <w:sz w:val="18"/>
          <w:szCs w:val="18"/>
        </w:rPr>
      </w:pPr>
      <w:r>
        <w:rPr>
          <w:b/>
          <w:i/>
          <w:color w:val="000000"/>
          <w:sz w:val="18"/>
          <w:szCs w:val="18"/>
        </w:rPr>
        <w:t>Abstract</w:t>
      </w:r>
      <w:r>
        <w:rPr>
          <w:b/>
          <w:color w:val="000000"/>
          <w:sz w:val="18"/>
          <w:szCs w:val="18"/>
        </w:rPr>
        <w:t>—</w:t>
      </w:r>
      <w:r>
        <w:rPr>
          <w:b/>
          <w:sz w:val="18"/>
          <w:szCs w:val="18"/>
        </w:rPr>
        <w:t>This document provides a guide</w:t>
      </w:r>
      <w:r>
        <w:rPr>
          <w:b/>
          <w:color w:val="000000"/>
          <w:sz w:val="18"/>
          <w:szCs w:val="18"/>
        </w:rPr>
        <w:t xml:space="preserve"> for preparing </w:t>
      </w:r>
      <w:r>
        <w:rPr>
          <w:b/>
          <w:sz w:val="18"/>
          <w:szCs w:val="18"/>
        </w:rPr>
        <w:t xml:space="preserve">articles </w:t>
      </w:r>
      <w:r>
        <w:rPr>
          <w:b/>
          <w:color w:val="000000"/>
          <w:sz w:val="18"/>
          <w:szCs w:val="18"/>
        </w:rPr>
        <w:t>for IEEE Transactions</w:t>
      </w:r>
      <w:r>
        <w:rPr>
          <w:b/>
          <w:sz w:val="18"/>
          <w:szCs w:val="18"/>
        </w:rPr>
        <w:t>,</w:t>
      </w:r>
      <w:r>
        <w:rPr>
          <w:b/>
          <w:color w:val="000000"/>
          <w:sz w:val="18"/>
          <w:szCs w:val="18"/>
        </w:rPr>
        <w:t xml:space="preserve"> Journals, and Letters</w:t>
      </w:r>
      <w:r>
        <w:rPr>
          <w:b/>
          <w:i/>
          <w:color w:val="000000"/>
          <w:sz w:val="18"/>
          <w:szCs w:val="18"/>
        </w:rPr>
        <w:t>.</w:t>
      </w:r>
      <w:r>
        <w:rPr>
          <w:b/>
          <w:color w:val="000000"/>
          <w:sz w:val="18"/>
          <w:szCs w:val="18"/>
        </w:rPr>
        <w:t xml:space="preserve"> Use this document as a template if you are using Microsoft </w:t>
      </w:r>
      <w:r>
        <w:rPr>
          <w:b/>
          <w:i/>
          <w:color w:val="000000"/>
          <w:sz w:val="18"/>
          <w:szCs w:val="18"/>
        </w:rPr>
        <w:t>Word</w:t>
      </w:r>
      <w:r>
        <w:rPr>
          <w:b/>
          <w:color w:val="000000"/>
          <w:sz w:val="18"/>
          <w:szCs w:val="18"/>
        </w:rPr>
        <w:t xml:space="preserve">. Otherwise, use this as an instruction set. The electronic file of your article will be formatted further at </w:t>
      </w:r>
      <w:r>
        <w:rPr>
          <w:rFonts w:hint="eastAsia" w:eastAsia="宋体"/>
          <w:b/>
          <w:strike/>
          <w:dstrike w:val="0"/>
          <w:color w:val="000000"/>
          <w:sz w:val="18"/>
          <w:szCs w:val="18"/>
          <w:lang w:val="en-US" w:eastAsia="zh-CN"/>
        </w:rPr>
        <w:t>IEEE</w:t>
      </w:r>
      <w:r>
        <w:rPr>
          <w:rFonts w:hint="eastAsia" w:eastAsia="宋体"/>
          <w:b/>
          <w:color w:val="000000"/>
          <w:sz w:val="18"/>
          <w:szCs w:val="18"/>
          <w:lang w:val="en-US" w:eastAsia="zh-CN"/>
        </w:rPr>
        <w:t xml:space="preserve"> </w:t>
      </w:r>
      <w:r>
        <w:rPr>
          <w:rFonts w:hint="eastAsia" w:eastAsia="宋体"/>
          <w:b/>
          <w:color w:val="FF0000"/>
          <w:sz w:val="18"/>
          <w:szCs w:val="18"/>
          <w:lang w:val="en-US" w:eastAsia="zh-CN"/>
        </w:rPr>
        <w:t>CCFA</w:t>
      </w:r>
      <w:r>
        <w:rPr>
          <w:b/>
          <w:color w:val="000000"/>
          <w:sz w:val="18"/>
          <w:szCs w:val="18"/>
        </w:rPr>
        <w:t>.</w:t>
      </w:r>
    </w:p>
    <w:p w14:paraId="1B643D01"/>
    <w:p w14:paraId="4B5FE2A0">
      <w:pPr>
        <w:jc w:val="both"/>
        <w:rPr>
          <w:b/>
          <w:sz w:val="18"/>
          <w:szCs w:val="18"/>
        </w:rPr>
      </w:pPr>
      <w:bookmarkStart w:id="1" w:name="bookmark=id.30j0zll" w:colFirst="0" w:colLast="0"/>
      <w:bookmarkEnd w:id="1"/>
      <w:r>
        <w:rPr>
          <w:b/>
          <w:i/>
          <w:sz w:val="18"/>
          <w:szCs w:val="18"/>
        </w:rPr>
        <w:t>Index Terms</w:t>
      </w:r>
      <w:r>
        <w:rPr>
          <w:b/>
          <w:sz w:val="18"/>
          <w:szCs w:val="18"/>
        </w:rPr>
        <w:t xml:space="preserve">—Enter keywords or phrases in alphabetical order, separated by commas. </w:t>
      </w:r>
      <w:r>
        <w:rPr>
          <w:b/>
          <w:sz w:val="18"/>
          <w:szCs w:val="18"/>
          <w:shd w:val="clear" w:color="auto" w:fill="FFFFFF"/>
        </w:rPr>
        <w:t>Using the </w:t>
      </w:r>
      <w:r>
        <w:rPr>
          <w:rStyle w:val="25"/>
          <w:b/>
          <w:color w:val="000000"/>
          <w:sz w:val="18"/>
          <w:szCs w:val="18"/>
          <w:shd w:val="clear" w:color="auto" w:fill="FFFFFF"/>
        </w:rPr>
        <w:t>IEEE Thesaurus</w:t>
      </w:r>
      <w:r>
        <w:rPr>
          <w:b/>
          <w:sz w:val="18"/>
          <w:szCs w:val="18"/>
          <w:shd w:val="clear" w:color="auto" w:fill="FFFFFF"/>
        </w:rPr>
        <w:t xml:space="preserve"> can help you find the best standardized keywords to fit your article. Use the </w:t>
      </w:r>
      <w:r>
        <w:rPr>
          <w:b/>
          <w:sz w:val="18"/>
          <w:szCs w:val="18"/>
        </w:rPr>
        <w:t>thesaurus access request form</w:t>
      </w:r>
      <w:r>
        <w:rPr>
          <w:b/>
          <w:sz w:val="18"/>
          <w:szCs w:val="18"/>
          <w:shd w:val="clear" w:color="auto" w:fill="FFFFFF"/>
        </w:rPr>
        <w:t> for free access to the </w:t>
      </w:r>
      <w:r>
        <w:rPr>
          <w:rStyle w:val="25"/>
          <w:b/>
          <w:color w:val="000000"/>
          <w:sz w:val="18"/>
          <w:szCs w:val="18"/>
          <w:shd w:val="clear" w:color="auto" w:fill="FFFFFF"/>
        </w:rPr>
        <w:t xml:space="preserve">IEEE Thesaurus </w:t>
      </w:r>
      <w:r>
        <w:rPr>
          <w:rFonts w:ascii="Georgia" w:hAnsi="Georgia"/>
          <w:color w:val="222222"/>
          <w:shd w:val="clear" w:color="auto" w:fill="FFFFFF"/>
        </w:rPr>
        <w:t> </w:t>
      </w:r>
      <w:r>
        <w:fldChar w:fldCharType="begin"/>
      </w:r>
      <w:r>
        <w:instrText xml:space="preserve"> HYPERLINK "https://www.ieee.org/publications/services/thesaurus.html" \t "_blank" </w:instrText>
      </w:r>
      <w:r>
        <w:fldChar w:fldCharType="separate"/>
      </w:r>
      <w:r>
        <w:rPr>
          <w:color w:val="1155CC"/>
          <w:spacing w:val="-2"/>
          <w:u w:val="single"/>
        </w:rPr>
        <w:t>https://www.ieee.org/publications/services/thesaurus.html</w:t>
      </w:r>
      <w:r>
        <w:rPr>
          <w:color w:val="1155CC"/>
          <w:spacing w:val="-2"/>
          <w:u w:val="single"/>
        </w:rPr>
        <w:fldChar w:fldCharType="end"/>
      </w:r>
      <w:r>
        <w:rPr>
          <w:color w:val="1155CC"/>
          <w:spacing w:val="-2"/>
          <w:u w:val="single"/>
        </w:rPr>
        <w:t>.</w:t>
      </w:r>
      <w:r>
        <w:rPr>
          <w:b/>
          <w:sz w:val="18"/>
          <w:szCs w:val="18"/>
          <w:shd w:val="clear" w:color="auto" w:fill="FFFFFF"/>
        </w:rPr>
        <w:t> </w:t>
      </w:r>
    </w:p>
    <w:p w14:paraId="5D351EFE">
      <w:pPr>
        <w:pBdr>
          <w:top w:val="none" w:color="auto" w:sz="0" w:space="0"/>
          <w:left w:val="none" w:color="auto" w:sz="0" w:space="0"/>
          <w:bottom w:val="none" w:color="auto" w:sz="0" w:space="0"/>
          <w:right w:val="none" w:color="auto" w:sz="0" w:space="0"/>
          <w:between w:val="none" w:color="auto" w:sz="0" w:space="0"/>
        </w:pBdr>
        <w:ind w:firstLine="202"/>
        <w:jc w:val="both"/>
      </w:pPr>
    </w:p>
    <w:p w14:paraId="59F2D0B6">
      <w:pPr>
        <w:pStyle w:val="2"/>
      </w:pPr>
      <w:r>
        <w:t>I. INTRODUCTION</w:t>
      </w:r>
    </w:p>
    <w:p w14:paraId="43794709">
      <w:pPr>
        <w:keepNext/>
        <w:framePr w:dropCap="drop" w:lines="3" w:wrap="around" w:vAnchor="text" w:hAnchor="text"/>
        <w:pBdr>
          <w:top w:val="none" w:color="auto" w:sz="0" w:space="0"/>
          <w:left w:val="none" w:color="auto" w:sz="0" w:space="0"/>
        </w:pBdr>
        <w:spacing w:line="724" w:lineRule="exact"/>
        <w:jc w:val="both"/>
        <w:textAlignment w:val="baseline"/>
        <w:rPr>
          <w:smallCaps/>
          <w:color w:val="000000"/>
          <w:position w:val="-9"/>
          <w:sz w:val="97"/>
        </w:rPr>
      </w:pPr>
      <w:r>
        <w:rPr>
          <w:smallCaps/>
          <w:color w:val="000000"/>
          <w:position w:val="-9"/>
          <w:sz w:val="97"/>
        </w:rPr>
        <w:t>T</w:t>
      </w:r>
    </w:p>
    <w:p w14:paraId="4FF6E300">
      <w:pPr>
        <w:widowControl w:val="0"/>
        <w:pBdr>
          <w:top w:val="none" w:color="auto" w:sz="0" w:space="0"/>
          <w:left w:val="none" w:color="auto" w:sz="0" w:space="0"/>
          <w:bottom w:val="none" w:color="auto" w:sz="0" w:space="0"/>
          <w:right w:val="none" w:color="auto" w:sz="0" w:space="0"/>
          <w:between w:val="none" w:color="auto" w:sz="0" w:space="0"/>
        </w:pBdr>
        <w:spacing w:line="252" w:lineRule="auto"/>
        <w:jc w:val="both"/>
      </w:pPr>
      <w:r>
        <w:rPr>
          <w:smallCaps/>
          <w:color w:val="000000"/>
        </w:rPr>
        <w:t>HIS</w:t>
      </w:r>
      <w:r>
        <w:rPr>
          <w:color w:val="000000"/>
        </w:rPr>
        <w:t xml:space="preserve"> document is a template for Microsoft </w:t>
      </w:r>
      <w:r>
        <w:rPr>
          <w:i/>
          <w:color w:val="000000"/>
        </w:rPr>
        <w:t>Word</w:t>
      </w:r>
      <w:r>
        <w:rPr>
          <w:color w:val="000000"/>
        </w:rPr>
        <w:t xml:space="preserve">. If you would prefer to use LaTeX, download IEEE’s LaTeX style and sample </w:t>
      </w:r>
      <w:r>
        <w:t>files from</w:t>
      </w:r>
      <w:r>
        <w:rPr>
          <w:color w:val="000000"/>
        </w:rPr>
        <w:t xml:space="preserve"> </w:t>
      </w:r>
      <w:r>
        <w:fldChar w:fldCharType="begin"/>
      </w:r>
      <w:r>
        <w:instrText xml:space="preserve"> HYPERLINK "https://journals.ieeeauthorcenter.ieee.org/create-your-ieee-journal-article/authoring-tools-and-templates/tools-for-ieee-authors/ieee-article-templates/" </w:instrText>
      </w:r>
      <w:r>
        <w:fldChar w:fldCharType="separate"/>
      </w:r>
      <w:r>
        <w:rPr>
          <w:rStyle w:val="26"/>
        </w:rPr>
        <w:t>https://template-selector.ieee.org/secure/templateSelector/publicationType.</w:t>
      </w:r>
      <w:r>
        <w:rPr>
          <w:rStyle w:val="26"/>
        </w:rPr>
        <w:fldChar w:fldCharType="end"/>
      </w:r>
      <w:r>
        <w:rPr>
          <w:color w:val="000000"/>
        </w:rPr>
        <w:t xml:space="preserve"> You can also </w:t>
      </w:r>
      <w:r>
        <w:t>use</w:t>
      </w:r>
      <w:r>
        <w:rPr>
          <w:color w:val="000000"/>
        </w:rPr>
        <w:t xml:space="preserve"> the Overleaf editor at </w:t>
      </w:r>
      <w:r>
        <w:fldChar w:fldCharType="begin"/>
      </w:r>
      <w:r>
        <w:instrText xml:space="preserve"> HYPERLINK "https://www.overleaf.com/blog/278-how-to-use-overleaf-with-ieee-collabratec-your-quick-guide-to-getting-started%23.Vp6tpPkrKM9" \h </w:instrText>
      </w:r>
      <w:r>
        <w:fldChar w:fldCharType="separate"/>
      </w:r>
      <w:r>
        <w:rPr>
          <w:color w:val="0000FF"/>
          <w:u w:val="single"/>
        </w:rPr>
        <w:t>https://www.overleaf.com/blog/278-how-to-use-overleaf-with-ieee-collabratec-your-quick-guide-to-getting-started#.</w:t>
      </w:r>
      <w:r>
        <w:rPr>
          <w:color w:val="0000FF"/>
          <w:u w:val="single"/>
        </w:rPr>
        <w:fldChar w:fldCharType="end"/>
      </w:r>
      <w:r>
        <w:fldChar w:fldCharType="begin"/>
      </w:r>
      <w:r>
        <w:instrText xml:space="preserve"> HYPERLINK "https://www.overleaf.com/blog/278-how-to-use-overleaf-with-ieee-collabratec-your-quick-guide-to-getting-started%23.Vp6tpPkrKM9" \h </w:instrText>
      </w:r>
      <w:r>
        <w:fldChar w:fldCharType="separate"/>
      </w:r>
      <w:r>
        <w:rPr>
          <w:color w:val="0000FF"/>
          <w:u w:val="single"/>
        </w:rPr>
        <w:t>Vp6tpPkrK</w:t>
      </w:r>
      <w:r>
        <w:rPr>
          <w:color w:val="0000FF"/>
          <w:u w:val="single"/>
        </w:rPr>
        <w:fldChar w:fldCharType="end"/>
      </w:r>
      <w:r>
        <w:fldChar w:fldCharType="begin"/>
      </w:r>
      <w:r>
        <w:instrText xml:space="preserve"> HYPERLINK "https://www.overleaf.com/blog/278-how-to-use-overleaf-with-ieee-collabratec-your-quick-guide-to-getting-started%23.Vp6tpPkrKM9" \h </w:instrText>
      </w:r>
      <w:r>
        <w:fldChar w:fldCharType="separate"/>
      </w:r>
      <w:r>
        <w:rPr>
          <w:color w:val="0000FF"/>
          <w:u w:val="single"/>
        </w:rPr>
        <w:t>M9</w:t>
      </w:r>
      <w:r>
        <w:rPr>
          <w:color w:val="0000FF"/>
          <w:u w:val="single"/>
        </w:rPr>
        <w:fldChar w:fldCharType="end"/>
      </w:r>
      <w:r>
        <w:t>.</w:t>
      </w:r>
    </w:p>
    <w:p w14:paraId="403F8F0D">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70"/>
        <w:jc w:val="both"/>
      </w:pPr>
      <w:r>
        <w:rPr>
          <w:highlight w:val="yellow"/>
        </w:rPr>
        <w:t>This template is a guide to formatting; your proof and final published version may vary in layout and length to conform to IEEE policy and style.</w:t>
      </w:r>
      <w:r>
        <w:t xml:space="preserve"> </w:t>
      </w:r>
      <w:r>
        <w:rPr>
          <w:u w:val="single"/>
        </w:rPr>
        <w:t>Page count is an estimate; the length of your submitted article in the template may not be the same as when the formal proof is created by IEEE</w:t>
      </w:r>
    </w:p>
    <w:p w14:paraId="48CB75CA">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70"/>
        <w:jc w:val="both"/>
        <w:rPr>
          <w:spacing w:val="-2"/>
        </w:rPr>
      </w:pPr>
      <w:r>
        <w:rPr>
          <w:spacing w:val="-2"/>
        </w:rPr>
        <w:t xml:space="preserve">The </w:t>
      </w:r>
      <w:r>
        <w:rPr>
          <w:i/>
          <w:iCs/>
          <w:spacing w:val="-2"/>
        </w:rPr>
        <w:t>IEEE Editorial Style Manual for Authors</w:t>
      </w:r>
      <w:r>
        <w:rPr>
          <w:spacing w:val="-2"/>
        </w:rPr>
        <w:t xml:space="preserve"> is available at </w:t>
      </w:r>
      <w:r>
        <w:fldChar w:fldCharType="begin"/>
      </w:r>
      <w:r>
        <w:instrText xml:space="preserve"> HYPERLINK "https://journals.ieeeauthorcenter.ieee.org/create-your-ieee-journal-article/create-the-text-of-your-article/ieee-editorial-style-manual/" \h </w:instrText>
      </w:r>
      <w:r>
        <w:fldChar w:fldCharType="separate"/>
      </w:r>
      <w:r>
        <w:rPr>
          <w:color w:val="1155CC"/>
          <w:spacing w:val="-2"/>
          <w:u w:val="single"/>
        </w:rPr>
        <w:t>https://journals.ieeeauthorcenter.ieee.org/create-your-ieee-journal-article/create-the-text-of-your-article/ieee-editorial-style-manual/</w:t>
      </w:r>
      <w:r>
        <w:rPr>
          <w:color w:val="1155CC"/>
          <w:spacing w:val="-2"/>
          <w:u w:val="single"/>
        </w:rPr>
        <w:fldChar w:fldCharType="end"/>
      </w:r>
      <w:r>
        <w:rPr>
          <w:color w:val="1155CC"/>
          <w:spacing w:val="-2"/>
          <w:sz w:val="19"/>
          <w:szCs w:val="19"/>
          <w:highlight w:val="white"/>
          <w:u w:val="single"/>
        </w:rPr>
        <w:t>.</w:t>
      </w:r>
      <w:r>
        <w:rPr>
          <w:spacing w:val="-2"/>
        </w:rPr>
        <w:t xml:space="preserve"> This contains a formal set of editorial guidelines for IEEE Transactions, Journals, and Letters, including:</w:t>
      </w:r>
    </w:p>
    <w:p w14:paraId="5448429C">
      <w:pPr>
        <w:widowControl w:val="0"/>
        <w:pBdr>
          <w:top w:val="none" w:color="auto" w:sz="0" w:space="0"/>
          <w:left w:val="none" w:color="auto" w:sz="0" w:space="0"/>
          <w:bottom w:val="none" w:color="auto" w:sz="0" w:space="0"/>
          <w:right w:val="none" w:color="auto" w:sz="0" w:space="0"/>
          <w:between w:val="none" w:color="auto" w:sz="0" w:space="0"/>
        </w:pBdr>
        <w:spacing w:before="80" w:line="252" w:lineRule="auto"/>
        <w:ind w:firstLine="180"/>
        <w:rPr>
          <w:u w:val="double"/>
        </w:rPr>
      </w:pPr>
    </w:p>
    <w:p w14:paraId="40729C54">
      <w:pPr>
        <w:widowControl w:val="0"/>
        <w:numPr>
          <w:ilvl w:val="0"/>
          <w:numId w:val="3"/>
        </w:numPr>
        <w:spacing w:line="252" w:lineRule="auto"/>
        <w:jc w:val="both"/>
      </w:pPr>
      <w:r>
        <w:t>punctuation;</w:t>
      </w:r>
    </w:p>
    <w:p w14:paraId="07E41A1C">
      <w:pPr>
        <w:widowControl w:val="0"/>
        <w:numPr>
          <w:ilvl w:val="0"/>
          <w:numId w:val="3"/>
        </w:numPr>
        <w:spacing w:line="252" w:lineRule="auto"/>
        <w:jc w:val="both"/>
      </w:pPr>
      <w:r>
        <w:t>capitalization;</w:t>
      </w:r>
    </w:p>
    <w:p w14:paraId="72BB72BC">
      <w:pPr>
        <w:widowControl w:val="0"/>
        <w:spacing w:before="40" w:line="252" w:lineRule="auto"/>
        <w:ind w:firstLine="202"/>
        <w:jc w:val="both"/>
      </w:pPr>
    </w:p>
    <w:p w14:paraId="1C2D7BE7">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color w:val="000000"/>
        </w:rPr>
      </w:pPr>
      <w:commentRangeStart w:id="0"/>
      <w:commentRangeStart w:id="1"/>
      <w:r>
        <w:rPr>
          <w:color w:val="000000"/>
        </w:rPr>
        <w:t>Communicate your work clearly. If you are not fully proficient in English, consider using an English language editing service before submitting your article.</w:t>
      </w:r>
      <w:commentRangeEnd w:id="0"/>
      <w:r>
        <w:commentReference w:id="0"/>
      </w:r>
      <w:commentRangeEnd w:id="1"/>
      <w:r>
        <w:commentReference w:id="1"/>
      </w:r>
      <w:r>
        <w:rPr>
          <w:color w:val="000000"/>
        </w:rPr>
        <w:t xml:space="preserve"> An expert editing service can help you refine the use of English in your article, so you can communicate your work more effectively.</w:t>
      </w:r>
    </w:p>
    <w:p w14:paraId="17F70C16">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color w:val="000000"/>
        </w:rPr>
      </w:pPr>
      <w:commentRangeStart w:id="2"/>
      <w:r>
        <w:rPr>
          <w:color w:val="000000"/>
        </w:rPr>
        <w:t>The use of an editing service is paid for by the author.</w:t>
      </w:r>
      <w:commentRangeEnd w:id="2"/>
      <w:r>
        <w:commentReference w:id="2"/>
      </w:r>
      <w:r>
        <w:rPr>
          <w:color w:val="000000"/>
        </w:rPr>
        <w:t xml:space="preserve"> It does not guarantee acceptance in an IEEE publication. For more information, visit the IEEE Author Center at </w:t>
      </w:r>
      <w:r>
        <w:fldChar w:fldCharType="begin"/>
      </w:r>
      <w:r>
        <w:instrText xml:space="preserve"> HYPERLINK "https://journals.ieeeauthorcenter.ieee.org/create-your-ieee-journal-article/create-the-text-of-your-article/structure-your-article/" \l "editing-service" \h </w:instrText>
      </w:r>
      <w:r>
        <w:fldChar w:fldCharType="separate"/>
      </w:r>
      <w:r>
        <w:rPr>
          <w:color w:val="1155CC"/>
          <w:u w:val="single"/>
        </w:rPr>
        <w:t>https://journals.ieeeauthorcenter.ieee.org/create-your-ieee-journal-article/create-the-text-of-your-article/structure-your-article/#editing-service</w:t>
      </w:r>
      <w:r>
        <w:rPr>
          <w:color w:val="1155CC"/>
          <w:u w:val="single"/>
        </w:rPr>
        <w:fldChar w:fldCharType="end"/>
      </w:r>
      <w:r>
        <w:rPr>
          <w:color w:val="000000"/>
        </w:rPr>
        <w:t>.</w:t>
      </w:r>
    </w:p>
    <w:p w14:paraId="7B97602F">
      <w:pPr>
        <w:pStyle w:val="2"/>
        <w:spacing w:before="250"/>
      </w:pPr>
      <w:r>
        <w:t>II. Guidelines For Manuscript Preparation</w:t>
      </w:r>
    </w:p>
    <w:p w14:paraId="0C169AB7">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pPr>
      <w:r>
        <w:rPr>
          <w:color w:val="000000"/>
        </w:rPr>
        <w:t xml:space="preserve">When you open the template, select “Page Layout” from the “View” menu in the menu bar (View | Page Layout), (these instructions assume </w:t>
      </w:r>
      <w:r>
        <w:t xml:space="preserve">Microsoft </w:t>
      </w:r>
      <w:r>
        <w:rPr>
          <w:i/>
        </w:rPr>
        <w:t>Word</w:t>
      </w:r>
      <w:r>
        <w:rPr>
          <w:color w:val="000000"/>
        </w:rPr>
        <w:t xml:space="preserve">. Some versions may have </w:t>
      </w:r>
      <w:r>
        <w:drawing>
          <wp:inline distT="114300" distB="114300" distL="114300" distR="114300">
            <wp:extent cx="3029585"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9"/>
                    <a:srcRect/>
                    <a:stretch>
                      <a:fillRect/>
                    </a:stretch>
                  </pic:blipFill>
                  <pic:spPr>
                    <a:xfrm>
                      <a:off x="0" y="0"/>
                      <a:ext cx="3029903" cy="1924050"/>
                    </a:xfrm>
                    <a:prstGeom prst="rect">
                      <a:avLst/>
                    </a:prstGeom>
                  </pic:spPr>
                </pic:pic>
              </a:graphicData>
            </a:graphic>
          </wp:inline>
        </w:drawing>
      </w:r>
      <w:r>
        <w:rPr>
          <w:b/>
        </w:rPr>
        <w:t xml:space="preserve"> Fig. 1.</w:t>
      </w:r>
      <w:r>
        <w:t xml:space="preserve"> This is a sample of a figure caption.</w:t>
      </w:r>
    </w:p>
    <w:p w14:paraId="47CE4E1D">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color w:val="000000"/>
        </w:rPr>
      </w:pPr>
    </w:p>
    <w:p w14:paraId="7951F41D">
      <w:pPr>
        <w:widowControl w:val="0"/>
        <w:pBdr>
          <w:top w:val="none" w:color="auto" w:sz="0" w:space="0"/>
          <w:left w:val="none" w:color="auto" w:sz="0" w:space="0"/>
          <w:bottom w:val="none" w:color="auto" w:sz="0" w:space="0"/>
          <w:right w:val="none" w:color="auto" w:sz="0" w:space="0"/>
          <w:between w:val="none" w:color="auto" w:sz="0" w:space="0"/>
        </w:pBdr>
        <w:spacing w:line="252" w:lineRule="auto"/>
        <w:jc w:val="both"/>
        <w:rPr>
          <w:color w:val="000000"/>
          <w:spacing w:val="-2"/>
        </w:rPr>
      </w:pPr>
      <w:r>
        <w:rPr>
          <w:color w:val="000000"/>
          <w:spacing w:val="-2"/>
        </w:rPr>
        <w:t xml:space="preserve">alternate ways to access the same functionalities noted here). Then, type over sections of the template or cut and paste from another document and use markup styles. The pull-down style menu is </w:t>
      </w:r>
      <w:r>
        <w:rPr>
          <w:spacing w:val="-2"/>
        </w:rPr>
        <w:t>in</w:t>
      </w:r>
      <w:r>
        <w:rPr>
          <w:color w:val="000000"/>
          <w:spacing w:val="-2"/>
        </w:rPr>
        <w:t xml:space="preserve"> the Formatting Toolbar at the top of your </w:t>
      </w:r>
      <w:r>
        <w:rPr>
          <w:i/>
          <w:color w:val="000000"/>
          <w:spacing w:val="-2"/>
        </w:rPr>
        <w:t>Word</w:t>
      </w:r>
      <w:r>
        <w:rPr>
          <w:color w:val="000000"/>
          <w:spacing w:val="-2"/>
        </w:rPr>
        <w:t xml:space="preserve"> window (e.g.,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w:t>
      </w:r>
      <w:r>
        <w:rPr>
          <w:b/>
          <w:color w:val="000000"/>
          <w:spacing w:val="-2"/>
        </w:rPr>
        <w:t xml:space="preserve"> </w:t>
      </w:r>
      <w:r>
        <w:rPr>
          <w:color w:val="000000"/>
          <w:spacing w:val="-2"/>
        </w:rPr>
        <w:t xml:space="preserve">Use </w:t>
      </w:r>
      <w:r>
        <w:rPr>
          <w:i/>
          <w:color w:val="000000"/>
          <w:spacing w:val="-2"/>
        </w:rPr>
        <w:t>italics</w:t>
      </w:r>
      <w:r>
        <w:rPr>
          <w:color w:val="000000"/>
          <w:spacing w:val="-2"/>
        </w:rPr>
        <w:t xml:space="preserve"> for emphasis; do not underline. </w:t>
      </w:r>
    </w:p>
    <w:p w14:paraId="1EBE8CFF">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color w:val="000000"/>
        </w:rPr>
      </w:pPr>
      <w:r>
        <w:rPr>
          <w:color w:val="000000"/>
        </w:rPr>
        <w:t xml:space="preserve">IEEE will do the final formatting of your </w:t>
      </w:r>
      <w:r>
        <w:t>article</w:t>
      </w:r>
      <w:r>
        <w:rPr>
          <w:color w:val="000000"/>
        </w:rPr>
        <w:t xml:space="preserve">. If your </w:t>
      </w:r>
      <w:r>
        <w:t xml:space="preserve">article </w:t>
      </w:r>
      <w:r>
        <w:rPr>
          <w:color w:val="000000"/>
        </w:rPr>
        <w:t>is intended for a conference, please observe the conference page limits.</w:t>
      </w:r>
    </w:p>
    <w:p w14:paraId="580F0547">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color w:val="000000"/>
        </w:rPr>
      </w:pPr>
      <w:r>
        <w:rPr>
          <w:color w:val="000000"/>
        </w:rPr>
        <w:t>This is intended as an authoring template, not a final production template. It is not intended to match the final published format. Differences in final formatting are likely in the final IEEE files. Page count in the template is an estimate. Do not adjust line and character spacing to fit your paper to a specific length.</w:t>
      </w:r>
    </w:p>
    <w:p w14:paraId="534A61AA">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pPr>
    </w:p>
    <w:p w14:paraId="6E775EAE">
      <w:pPr>
        <w:pStyle w:val="3"/>
        <w:numPr>
          <w:ilvl w:val="0"/>
          <w:numId w:val="0"/>
        </w:numPr>
      </w:pPr>
      <w:r>
        <w:t>A. Abbreviations and Acronyms</w:t>
      </w:r>
    </w:p>
    <w:p w14:paraId="3EB8FD4C">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144"/>
        <w:jc w:val="both"/>
        <w:rPr>
          <w:color w:val="000000"/>
        </w:rPr>
      </w:pPr>
      <w:r>
        <w:rPr>
          <w:color w:val="00000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DA313D">
      <w:pPr>
        <w:pStyle w:val="2"/>
      </w:pPr>
      <w:r>
        <w:t>III. M</w:t>
      </w:r>
      <w:r>
        <w:rPr>
          <w:sz w:val="16"/>
          <w:szCs w:val="16"/>
        </w:rPr>
        <w:t>ATH</w:t>
      </w:r>
    </w:p>
    <w:p w14:paraId="229FC8D4">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color w:val="000000"/>
        </w:rPr>
      </w:pPr>
      <w:r>
        <w:rPr>
          <w:color w:val="000000"/>
          <w:spacing w:val="-4"/>
        </w:rPr>
        <w:t>Use either the Microsoft Equation Editor</w:t>
      </w:r>
      <w:r>
        <w:rPr>
          <w:spacing w:val="-4"/>
        </w:rPr>
        <w:t xml:space="preserve"> </w:t>
      </w:r>
      <w:r>
        <w:rPr>
          <w:color w:val="000000"/>
          <w:spacing w:val="-4"/>
        </w:rPr>
        <w:t xml:space="preserve">or the MathType plugin, which can be obtained from </w:t>
      </w:r>
      <w:r>
        <w:fldChar w:fldCharType="begin"/>
      </w:r>
      <w:r>
        <w:instrText xml:space="preserve"> HYPERLINK "https://store.wiris.com/en/products/mathtype/download" \h </w:instrText>
      </w:r>
      <w:r>
        <w:fldChar w:fldCharType="separate"/>
      </w:r>
      <w:r>
        <w:rPr>
          <w:color w:val="4472C4" w:themeColor="accent5"/>
          <w:spacing w:val="-4"/>
          <w:u w:val="single"/>
          <w14:textFill>
            <w14:solidFill>
              <w14:schemeClr w14:val="accent5"/>
            </w14:solidFill>
          </w14:textFill>
        </w:rPr>
        <w:t>https://store.wiris.com/en/products/mathtype/download</w:t>
      </w:r>
      <w:r>
        <w:rPr>
          <w:color w:val="4472C4" w:themeColor="accent5"/>
          <w:spacing w:val="-4"/>
          <w:u w:val="single"/>
          <w14:textFill>
            <w14:solidFill>
              <w14:schemeClr w14:val="accent5"/>
            </w14:solidFill>
          </w14:textFill>
        </w:rPr>
        <w:fldChar w:fldCharType="end"/>
      </w:r>
      <w:r>
        <w:rPr>
          <w:color w:val="000000"/>
        </w:rPr>
        <w:t>. For help with formatting and placing equations, refer to the</w:t>
      </w:r>
      <w:r>
        <w:rPr>
          <w:i/>
          <w:iCs/>
          <w:color w:val="000000"/>
        </w:rPr>
        <w:t xml:space="preserve"> IEEE Editing Math Guide</w:t>
      </w:r>
      <w:r>
        <w:rPr>
          <w:color w:val="000000"/>
        </w:rPr>
        <w:t xml:space="preserve"> at </w:t>
      </w:r>
      <w:r>
        <w:fldChar w:fldCharType="begin"/>
      </w:r>
      <w:r>
        <w:instrText xml:space="preserve"> HYPERLINK "http://journals.ieeeauthorcenter.ieee.org/wp-content/uploads/sites/7/Editing-Mathematics.pdf" </w:instrText>
      </w:r>
      <w:r>
        <w:fldChar w:fldCharType="separate"/>
      </w:r>
      <w:r>
        <w:rPr>
          <w:rStyle w:val="26"/>
        </w:rPr>
        <w:t>http://journals.ieeeauthorcenter.ieee.org/wp-content/uploads/sites/7/Editing-Mathematics.pdf</w:t>
      </w:r>
      <w:r>
        <w:rPr>
          <w:rStyle w:val="26"/>
        </w:rPr>
        <w:fldChar w:fldCharType="end"/>
      </w:r>
      <w:r>
        <w:rPr>
          <w:color w:val="000000"/>
        </w:rPr>
        <w:t xml:space="preserve"> and the </w:t>
      </w:r>
      <w:r>
        <w:rPr>
          <w:i/>
          <w:iCs/>
          <w:color w:val="000000"/>
        </w:rPr>
        <w:t>IEEE MathType Tutorial for Microsoft Word Users</w:t>
      </w:r>
      <w:r>
        <w:rPr>
          <w:color w:val="000000"/>
        </w:rPr>
        <w:t xml:space="preserve"> at </w:t>
      </w:r>
      <w:r>
        <w:fldChar w:fldCharType="begin"/>
      </w:r>
      <w:r>
        <w:instrText xml:space="preserve"> HYPERLINK "http://journals.ieeeauthorcenter.ieee.org/wp-content/uploads/sites/7/IEEE-Math-Typesetting-Guide-for-MS-Word-Users.pdf" </w:instrText>
      </w:r>
      <w:r>
        <w:fldChar w:fldCharType="separate"/>
      </w:r>
      <w:r>
        <w:rPr>
          <w:rStyle w:val="26"/>
        </w:rPr>
        <w:t>http://journals.ieeeauthorcenter.ieee.org/wp-content/uploads/sites/7/IEEE-Math-Typesetting-Guide-for-MS-Word-Users.pdf</w:t>
      </w:r>
      <w:r>
        <w:rPr>
          <w:rStyle w:val="26"/>
        </w:rPr>
        <w:fldChar w:fldCharType="end"/>
      </w:r>
      <w:r>
        <w:rPr>
          <w:color w:val="000000"/>
        </w:rPr>
        <w:t xml:space="preserve">. </w:t>
      </w:r>
    </w:p>
    <w:p w14:paraId="2D2CC03A">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center"/>
      </w:pPr>
      <w:r>
        <w:t>TABLE I</w:t>
      </w:r>
    </w:p>
    <w:p w14:paraId="28D744EB">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center"/>
      </w:pPr>
      <w:r>
        <w:rPr>
          <w:smallCaps/>
        </w:rPr>
        <w:t>This is a Sample of a Table Title</w:t>
      </w:r>
    </w:p>
    <w:p w14:paraId="657BA8A9">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center"/>
      </w:pPr>
    </w:p>
    <w:p w14:paraId="54024B90">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color w:val="000000"/>
        </w:rPr>
      </w:pPr>
      <w:r>
        <w:drawing>
          <wp:inline distT="114300" distB="114300" distL="114300" distR="114300">
            <wp:extent cx="3051810" cy="937895"/>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11" name="image5.png"/>
                    <pic:cNvPicPr preferRelativeResize="0"/>
                  </pic:nvPicPr>
                  <pic:blipFill>
                    <a:blip r:embed="rId10"/>
                    <a:srcRect/>
                    <a:stretch>
                      <a:fillRect/>
                    </a:stretch>
                  </pic:blipFill>
                  <pic:spPr>
                    <a:xfrm>
                      <a:off x="0" y="0"/>
                      <a:ext cx="3067559" cy="942946"/>
                    </a:xfrm>
                    <a:prstGeom prst="rect">
                      <a:avLst/>
                    </a:prstGeom>
                  </pic:spPr>
                </pic:pic>
              </a:graphicData>
            </a:graphic>
          </wp:inline>
        </w:drawing>
      </w:r>
    </w:p>
    <w:p w14:paraId="7719A9ED">
      <w:pPr>
        <w:widowControl w:val="0"/>
        <w:pBdr>
          <w:top w:val="none" w:color="auto" w:sz="0" w:space="0"/>
          <w:left w:val="none" w:color="auto" w:sz="0" w:space="0"/>
          <w:bottom w:val="none" w:color="auto" w:sz="0" w:space="0"/>
          <w:right w:val="none" w:color="auto" w:sz="0" w:space="0"/>
          <w:between w:val="none" w:color="auto" w:sz="0" w:space="0"/>
        </w:pBdr>
        <w:spacing w:before="20" w:line="252" w:lineRule="auto"/>
        <w:ind w:firstLine="202"/>
        <w:jc w:val="both"/>
        <w:rPr>
          <w:color w:val="000000"/>
        </w:rPr>
      </w:pPr>
    </w:p>
    <w:p w14:paraId="66E8346C">
      <w:pPr>
        <w:pStyle w:val="3"/>
        <w:numPr>
          <w:ilvl w:val="0"/>
          <w:numId w:val="0"/>
        </w:numPr>
      </w:pPr>
      <w:r>
        <w:t>A. Equations</w:t>
      </w:r>
    </w:p>
    <w:p w14:paraId="752FF10B">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pPr>
      <w:r>
        <w:rPr>
          <w:color w:val="000000"/>
        </w:rPr>
        <w:t>Number</w:t>
      </w:r>
      <w:r>
        <w:t xml:space="preserve"> equations consecutively with equation numbers in parentheses flush with the right margin of the column, as in (1). First use the equation editor to create the equation. Then select the “Equation” markup style. Press the tab key and write the equation </w:t>
      </w:r>
      <w:r>
        <w:rPr>
          <w:color w:val="000000"/>
        </w:rPr>
        <w:t>number</w:t>
      </w:r>
      <w:r>
        <w:t xml:space="preserve"> in parentheses. To make your equations more compact, you may use the solidus ( / ), the exp function, or appropriate exponents. Use parentheses to avoid ambiguities in denominators. Punctuate equations when they are part of a sentence, as in</w:t>
      </w:r>
    </w:p>
    <w:p w14:paraId="4B3F1CB8">
      <w:pPr>
        <w:widowControl w:val="0"/>
        <w:pBdr>
          <w:top w:val="none" w:color="auto" w:sz="0" w:space="0"/>
          <w:left w:val="none" w:color="auto" w:sz="0" w:space="0"/>
          <w:bottom w:val="none" w:color="auto" w:sz="0" w:space="0"/>
          <w:right w:val="none" w:color="auto" w:sz="0" w:space="0"/>
          <w:between w:val="none" w:color="auto" w:sz="0" w:space="0"/>
        </w:pBdr>
        <w:tabs>
          <w:tab w:val="center" w:pos="2790"/>
          <w:tab w:val="right" w:pos="5040"/>
        </w:tabs>
        <w:spacing w:line="252" w:lineRule="auto"/>
        <w:jc w:val="center"/>
        <w:rPr>
          <w:color w:val="000000"/>
        </w:rPr>
      </w:pPr>
      <w:r>
        <w:rPr>
          <w:color w:val="000000"/>
        </w:rPr>
        <w:tab/>
      </w:r>
      <w:r>
        <w:rPr>
          <w:i/>
        </w:rPr>
        <w:t>B</w:t>
      </w:r>
      <w:r>
        <w:rPr>
          <w:i/>
          <w:vertAlign w:val="subscript"/>
        </w:rPr>
        <w:t xml:space="preserve">p </w:t>
      </w:r>
      <w:r>
        <w:t xml:space="preserve">+ </w:t>
      </w:r>
      <w:r>
        <w:rPr>
          <w:i/>
        </w:rPr>
        <w:t>H</w:t>
      </w:r>
      <w:r>
        <w:rPr>
          <w:vertAlign w:val="subscript"/>
        </w:rPr>
        <w:t>2</w:t>
      </w:r>
      <w:r>
        <w:t xml:space="preserve"> = 40.</w:t>
      </w:r>
      <w:r>
        <w:tab/>
      </w:r>
      <w:r>
        <w:rPr>
          <w:color w:val="000000"/>
        </w:rPr>
        <w:t>(1)</w:t>
      </w:r>
    </w:p>
    <w:p w14:paraId="394EE51F">
      <w:pPr>
        <w:widowControl w:val="0"/>
        <w:pBdr>
          <w:top w:val="none" w:color="auto" w:sz="0" w:space="0"/>
          <w:left w:val="none" w:color="auto" w:sz="0" w:space="0"/>
          <w:bottom w:val="none" w:color="auto" w:sz="0" w:space="0"/>
          <w:right w:val="none" w:color="auto" w:sz="0" w:space="0"/>
          <w:between w:val="none" w:color="auto" w:sz="0" w:space="0"/>
        </w:pBdr>
        <w:spacing w:before="20" w:line="252" w:lineRule="auto"/>
        <w:ind w:firstLine="202"/>
        <w:jc w:val="both"/>
        <w:rPr>
          <w:color w:val="000000"/>
        </w:rPr>
      </w:pPr>
    </w:p>
    <w:p w14:paraId="0ACC2F98">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color w:val="000000"/>
        </w:rPr>
      </w:pPr>
      <w:r>
        <w:rPr>
          <w:color w:val="000000"/>
        </w:rPr>
        <w:t>Be sure that the symbols in your equation have been defined before the equation appears or immediately following. Italicize symbols (</w:t>
      </w:r>
      <w:r>
        <w:rPr>
          <w:i/>
          <w:color w:val="000000"/>
        </w:rPr>
        <w:t>T</w:t>
      </w:r>
      <w:r>
        <w:rPr>
          <w:color w:val="000000"/>
        </w:rPr>
        <w:t xml:space="preserve"> might refer to temperature, but T is the unit tesla). </w:t>
      </w:r>
      <w:r>
        <w:t xml:space="preserve">When referring to an equation or formula, use simply </w:t>
      </w:r>
      <w:r>
        <w:rPr>
          <w:color w:val="000000"/>
        </w:rPr>
        <w:t>“(1),” not “Eq. (1)” or “equation (1),” except at the beginning of a sentence: “Equation (1) is ... .”</w:t>
      </w:r>
    </w:p>
    <w:p w14:paraId="233DFA19">
      <w:pPr>
        <w:widowControl w:val="0"/>
        <w:pBdr>
          <w:top w:val="none" w:color="auto" w:sz="0" w:space="0"/>
          <w:left w:val="none" w:color="auto" w:sz="0" w:space="0"/>
          <w:bottom w:val="none" w:color="auto" w:sz="0" w:space="0"/>
          <w:right w:val="none" w:color="auto" w:sz="0" w:space="0"/>
          <w:between w:val="none" w:color="auto" w:sz="0" w:space="0"/>
        </w:pBdr>
        <w:spacing w:before="20" w:line="252" w:lineRule="auto"/>
        <w:ind w:firstLine="202"/>
        <w:jc w:val="both"/>
        <w:rPr>
          <w:color w:val="000000"/>
        </w:rPr>
      </w:pPr>
    </w:p>
    <w:p w14:paraId="120293A3">
      <w:pPr>
        <w:pStyle w:val="3"/>
        <w:numPr>
          <w:ilvl w:val="0"/>
          <w:numId w:val="0"/>
        </w:numPr>
      </w:pPr>
      <w:r>
        <w:t>B. Algorithms</w:t>
      </w:r>
    </w:p>
    <w:p w14:paraId="4FA98CB4">
      <w:pPr>
        <w:pStyle w:val="34"/>
        <w:rPr>
          <w:color w:val="000000"/>
        </w:rPr>
      </w:pPr>
      <w:r>
        <w:t>Algorithms should be numbered and include a short title. They are set off from the text with rules above and below the title and after the last line.</w:t>
      </w:r>
    </w:p>
    <w:p w14:paraId="43B7010B">
      <w:pPr>
        <w:pStyle w:val="67"/>
        <w:spacing w:before="240"/>
        <w:rPr>
          <w:rFonts w:eastAsia="NimbusRomNo9L-Regu"/>
          <w:lang w:eastAsia="en-IN"/>
        </w:rPr>
      </w:pPr>
      <w:r>
        <w:drawing>
          <wp:inline distT="0" distB="0" distL="0" distR="0">
            <wp:extent cx="3063240" cy="1956435"/>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Z:\Indesign Projects\005 Series\03 OA Word templates\Work\TJ\Work\Fig3.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063240" cy="1956714"/>
                    </a:xfrm>
                    <a:prstGeom prst="rect">
                      <a:avLst/>
                    </a:prstGeom>
                    <a:noFill/>
                    <a:ln>
                      <a:noFill/>
                    </a:ln>
                  </pic:spPr>
                </pic:pic>
              </a:graphicData>
            </a:graphic>
          </wp:inline>
        </w:drawing>
      </w:r>
    </w:p>
    <w:p w14:paraId="4F1C26D4">
      <w:pPr>
        <w:pStyle w:val="2"/>
      </w:pPr>
      <w:r>
        <w:t xml:space="preserve">IV. Guidelines for Graphics Preparation </w:t>
      </w:r>
      <w:r>
        <w:br w:type="textWrapping"/>
      </w:r>
      <w:r>
        <w:t>and Submission</w:t>
      </w:r>
    </w:p>
    <w:p w14:paraId="060A7626">
      <w:pPr>
        <w:pStyle w:val="3"/>
        <w:numPr>
          <w:ilvl w:val="0"/>
          <w:numId w:val="0"/>
        </w:numPr>
        <w:spacing w:before="240"/>
      </w:pPr>
      <w:r>
        <w:t>A. Types of Graphics</w:t>
      </w:r>
    </w:p>
    <w:p w14:paraId="5A634F31">
      <w:pPr>
        <w:ind w:firstLine="144"/>
        <w:jc w:val="both"/>
      </w:pPr>
      <w:r>
        <w:t>The following list outlines the different types of graphics published in IEEE journals. They are categorized based on their construction, and use of color / shades of gray:</w:t>
      </w:r>
    </w:p>
    <w:p w14:paraId="7C6970AE">
      <w:pPr>
        <w:pStyle w:val="64"/>
        <w:numPr>
          <w:ilvl w:val="1"/>
          <w:numId w:val="4"/>
        </w:numPr>
        <w:rPr>
          <w:rFonts w:ascii="Times" w:hAnsi="Times" w:eastAsia="Times" w:cs="Times"/>
          <w:i/>
          <w:color w:val="000000"/>
        </w:rPr>
      </w:pPr>
      <w:r>
        <w:rPr>
          <w:b/>
        </w:rPr>
        <w:t>Color/Grayscale Figures</w:t>
      </w:r>
      <w:r>
        <w:br w:type="textWrapping"/>
      </w:r>
      <w:r>
        <w:rPr>
          <w:rFonts w:ascii="Times" w:hAnsi="Times" w:eastAsia="Times" w:cs="Times"/>
          <w:color w:val="000000"/>
        </w:rPr>
        <w:t xml:space="preserve">Figures that are meant to appear in color, or shades of black/gray. Such figures may include photographs, </w:t>
      </w:r>
      <w:r>
        <w:rPr>
          <w:rFonts w:ascii="Times" w:hAnsi="Times" w:eastAsia="Times" w:cs="Times"/>
          <w:color w:val="000000"/>
        </w:rPr>
        <w:br w:type="textWrapping"/>
      </w:r>
      <w:r>
        <w:rPr>
          <w:rFonts w:ascii="Times" w:hAnsi="Times" w:eastAsia="Times" w:cs="Times"/>
          <w:color w:val="000000"/>
        </w:rPr>
        <w:t>illustrations, multicolor graphs, and flowcharts.</w:t>
      </w:r>
    </w:p>
    <w:p w14:paraId="30945116">
      <w:pPr>
        <w:pStyle w:val="3"/>
        <w:numPr>
          <w:ilvl w:val="0"/>
          <w:numId w:val="0"/>
        </w:numPr>
        <w:jc w:val="both"/>
        <w:rPr>
          <w:rFonts w:eastAsia="Cambria"/>
          <w:color w:val="000000"/>
        </w:rPr>
      </w:pPr>
      <w:r>
        <w:rPr>
          <w:rFonts w:eastAsia="Cambria"/>
          <w:color w:val="000000"/>
        </w:rPr>
        <w:t xml:space="preserve">B. Multipart </w:t>
      </w:r>
      <w:r>
        <w:rPr>
          <w:rFonts w:eastAsia="Cambria"/>
        </w:rPr>
        <w:t>F</w:t>
      </w:r>
      <w:r>
        <w:rPr>
          <w:rFonts w:eastAsia="Cambria"/>
          <w:color w:val="000000"/>
        </w:rPr>
        <w:t>igures</w:t>
      </w:r>
    </w:p>
    <w:p w14:paraId="44F78EA3">
      <w:pPr>
        <w:ind w:firstLine="144"/>
        <w:jc w:val="both"/>
        <w:rPr>
          <w:rFonts w:ascii="Times" w:hAnsi="Times" w:eastAsia="Times" w:cs="Times"/>
          <w:color w:val="000000"/>
          <w:spacing w:val="-3"/>
        </w:rPr>
      </w:pPr>
      <w:r>
        <w:rPr>
          <w:rFonts w:ascii="Times" w:hAnsi="Times" w:eastAsia="Times" w:cs="Times"/>
          <w:color w:val="000000"/>
          <w:spacing w:val="-3"/>
        </w:rPr>
        <w:t>These are figures compiled of more than one sub-figure presented side-by-side or stacked. If a multipart figure is made up of multiple figure types (one part is line art, and another is grayscale or color), the figure should meet the stricter guidelines.</w:t>
      </w:r>
    </w:p>
    <w:p w14:paraId="4D21B673">
      <w:pPr>
        <w:rPr>
          <w:rFonts w:eastAsia="Times"/>
        </w:rPr>
      </w:pPr>
    </w:p>
    <w:p w14:paraId="6827CE4A">
      <w:pPr>
        <w:pStyle w:val="3"/>
        <w:numPr>
          <w:ilvl w:val="0"/>
          <w:numId w:val="0"/>
        </w:numPr>
        <w:jc w:val="both"/>
      </w:pPr>
      <w:r>
        <w:t>C. File Formats for Graphics</w:t>
      </w:r>
    </w:p>
    <w:p w14:paraId="5A21ED3C">
      <w:pPr>
        <w:ind w:firstLine="144"/>
        <w:jc w:val="both"/>
        <w:rPr>
          <w:spacing w:val="-3"/>
        </w:rPr>
      </w:pPr>
      <w:r>
        <w:rPr>
          <w:spacing w:val="-3"/>
        </w:rPr>
        <w:t>Format and save your graphics using a suitable graphics processing program that will allow you to create the images as PostScript (PS), Encapsulated PostScript (.EPS), Tagged Image File Format (.TIFF), Portable Document Format (.PDF), JPEG, or Portable Network Graphics (.PNG). These programs can re-size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pPr>
        <w:ind w:firstLine="144"/>
        <w:jc w:val="both"/>
      </w:pPr>
    </w:p>
    <w:p w14:paraId="6296F667">
      <w:pPr>
        <w:pStyle w:val="3"/>
        <w:numPr>
          <w:ilvl w:val="0"/>
          <w:numId w:val="0"/>
        </w:numPr>
        <w:jc w:val="both"/>
      </w:pPr>
      <w:r>
        <w:t>D. Sizing of Graphics</w:t>
      </w:r>
    </w:p>
    <w:p w14:paraId="5477C4ED">
      <w:pPr>
        <w:ind w:firstLine="144"/>
        <w:jc w:val="both"/>
        <w:rPr>
          <w:rFonts w:ascii="Times" w:hAnsi="Times" w:eastAsia="Times" w:cs="Times"/>
          <w:color w:val="000000"/>
        </w:rPr>
      </w:pPr>
      <w:r>
        <w:rPr>
          <w:rFonts w:ascii="Times" w:hAnsi="Times" w:eastAsia="Times" w:cs="Times"/>
          <w:color w:val="000000"/>
        </w:rPr>
        <w:t xml:space="preserve">Most charts, graphs, and tables are one column wide (3.5 inches / 88 </w:t>
      </w:r>
      <w:r>
        <w:rPr>
          <w:rFonts w:ascii="Times" w:hAnsi="Times" w:eastAsia="Times" w:cs="Times"/>
        </w:rPr>
        <w:t>mm</w:t>
      </w:r>
      <w:r>
        <w:rPr>
          <w:rFonts w:ascii="Times" w:hAnsi="Times" w:eastAsia="Times"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Pr>
          <w:rFonts w:ascii="Times" w:hAnsi="Times" w:eastAsia="Times" w:cs="Times"/>
        </w:rPr>
        <w:t>not be</w:t>
      </w:r>
      <w:r>
        <w:rPr>
          <w:rFonts w:ascii="Times" w:hAnsi="Times" w:eastAsia="Times" w:cs="Times"/>
          <w:color w:val="000000"/>
        </w:rPr>
        <w:t xml:space="preserve"> sized less than column width unless when necessary. </w:t>
      </w:r>
    </w:p>
    <w:p w14:paraId="11CAAD70">
      <w:pPr>
        <w:ind w:firstLine="144"/>
        <w:jc w:val="both"/>
        <w:rPr>
          <w:rFonts w:ascii="Times" w:hAnsi="Times" w:eastAsia="Times" w:cs="Times"/>
          <w:color w:val="000000"/>
        </w:rPr>
      </w:pPr>
      <w:r>
        <w:rPr>
          <w:rFonts w:ascii="Times" w:hAnsi="Times" w:eastAsia="Times" w:cs="Times"/>
          <w:color w:val="000000"/>
        </w:rPr>
        <w:t xml:space="preserve">The final printed size of author photographs is exactly </w:t>
      </w:r>
      <w:r>
        <w:rPr>
          <w:rFonts w:ascii="Times" w:hAnsi="Times" w:eastAsia="Times" w:cs="Times"/>
          <w:color w:val="000000"/>
        </w:rPr>
        <w:br w:type="textWrapping"/>
      </w:r>
      <w:r>
        <w:rPr>
          <w:rFonts w:ascii="Times" w:hAnsi="Times" w:eastAsia="Times" w:cs="Times"/>
          <w:color w:val="000000"/>
        </w:rPr>
        <w:t xml:space="preserve">1 </w:t>
      </w:r>
      <w:r>
        <w:rPr>
          <w:rFonts w:ascii="Times" w:hAnsi="Times" w:eastAsia="Times" w:cs="Times"/>
        </w:rPr>
        <w:t xml:space="preserve">in </w:t>
      </w:r>
      <w:r>
        <w:rPr>
          <w:rFonts w:ascii="Times" w:hAnsi="Times" w:eastAsia="Times" w:cs="Times"/>
          <w:color w:val="000000"/>
        </w:rPr>
        <w:t xml:space="preserve">wide by 1.25 </w:t>
      </w:r>
      <w:r>
        <w:rPr>
          <w:rFonts w:ascii="Times" w:hAnsi="Times" w:eastAsia="Times" w:cs="Times"/>
        </w:rPr>
        <w:t xml:space="preserve">in </w:t>
      </w:r>
      <w:r>
        <w:rPr>
          <w:rFonts w:ascii="Times" w:hAnsi="Times" w:eastAsia="Times" w:cs="Times"/>
          <w:color w:val="000000"/>
        </w:rPr>
        <w:t xml:space="preserve">tall (25.4 </w:t>
      </w:r>
      <w:r>
        <w:rPr>
          <w:rFonts w:ascii="Times" w:hAnsi="Times" w:eastAsia="Times" w:cs="Times"/>
        </w:rPr>
        <w:t xml:space="preserve">mm </w:t>
      </w:r>
      <w:r>
        <w:rPr>
          <w:rFonts w:ascii="Times" w:hAnsi="Times" w:eastAsia="Times" w:cs="Times"/>
          <w:color w:val="000000"/>
        </w:rPr>
        <w:t xml:space="preserve">x 31.75 </w:t>
      </w:r>
      <w:r>
        <w:rPr>
          <w:rFonts w:ascii="Times" w:hAnsi="Times" w:eastAsia="Times" w:cs="Times"/>
        </w:rPr>
        <w:t xml:space="preserve">mm </w:t>
      </w:r>
      <w:r>
        <w:rPr>
          <w:rFonts w:ascii="Times" w:hAnsi="Times" w:eastAsia="Times" w:cs="Times"/>
          <w:color w:val="000000"/>
        </w:rPr>
        <w:t xml:space="preserve">/ 6 picas x 7.5 picas). Author photos printed in editorials measure 1.59 </w:t>
      </w:r>
      <w:r>
        <w:rPr>
          <w:rFonts w:ascii="Times" w:hAnsi="Times" w:eastAsia="Times" w:cs="Times"/>
        </w:rPr>
        <w:t xml:space="preserve">in </w:t>
      </w:r>
      <w:r>
        <w:rPr>
          <w:rFonts w:ascii="Times" w:hAnsi="Times" w:eastAsia="Times" w:cs="Times"/>
          <w:color w:val="000000"/>
        </w:rPr>
        <w:t xml:space="preserve">wide by 2 </w:t>
      </w:r>
      <w:r>
        <w:rPr>
          <w:rFonts w:ascii="Times" w:hAnsi="Times" w:eastAsia="Times" w:cs="Times"/>
        </w:rPr>
        <w:t xml:space="preserve">in </w:t>
      </w:r>
      <w:r>
        <w:rPr>
          <w:rFonts w:ascii="Times" w:hAnsi="Times" w:eastAsia="Times" w:cs="Times"/>
          <w:color w:val="000000"/>
        </w:rPr>
        <w:t xml:space="preserve">tall (40 </w:t>
      </w:r>
      <w:r>
        <w:rPr>
          <w:rFonts w:ascii="Times" w:hAnsi="Times" w:eastAsia="Times" w:cs="Times"/>
        </w:rPr>
        <w:t>mm</w:t>
      </w:r>
      <w:r>
        <w:rPr>
          <w:rFonts w:ascii="Times" w:hAnsi="Times" w:eastAsia="Times" w:cs="Times"/>
          <w:color w:val="000000"/>
        </w:rPr>
        <w:t xml:space="preserve"> x 50 </w:t>
      </w:r>
      <w:r>
        <w:rPr>
          <w:rFonts w:ascii="Times" w:hAnsi="Times" w:eastAsia="Times" w:cs="Times"/>
        </w:rPr>
        <w:t>mm</w:t>
      </w:r>
      <w:r>
        <w:rPr>
          <w:rFonts w:ascii="Times" w:hAnsi="Times" w:eastAsia="Times" w:cs="Times"/>
          <w:color w:val="000000"/>
        </w:rPr>
        <w:t xml:space="preserve"> / 9.5 picas x 12 picas).</w:t>
      </w:r>
    </w:p>
    <w:p w14:paraId="6088589B">
      <w:pPr>
        <w:spacing w:before="20"/>
        <w:ind w:firstLine="144"/>
        <w:jc w:val="both"/>
        <w:rPr>
          <w:rFonts w:ascii="Times" w:hAnsi="Times" w:eastAsia="Times" w:cs="Times"/>
          <w:color w:val="000000"/>
        </w:rPr>
      </w:pPr>
    </w:p>
    <w:p w14:paraId="276C6666">
      <w:pPr>
        <w:pStyle w:val="3"/>
        <w:numPr>
          <w:ilvl w:val="0"/>
          <w:numId w:val="0"/>
        </w:numPr>
        <w:jc w:val="both"/>
        <w:rPr>
          <w:rFonts w:ascii="Times" w:hAnsi="Times" w:eastAsia="Times" w:cs="Times"/>
          <w:smallCaps/>
          <w:color w:val="000000"/>
        </w:rPr>
      </w:pPr>
      <w:r>
        <w:t>E. Resolution</w:t>
      </w:r>
      <w:r>
        <w:rPr>
          <w:rFonts w:ascii="Times" w:hAnsi="Times" w:eastAsia="Times" w:cs="Times"/>
          <w:color w:val="000000"/>
        </w:rPr>
        <w:t xml:space="preserve"> </w:t>
      </w:r>
    </w:p>
    <w:p w14:paraId="04A12030">
      <w:pPr>
        <w:ind w:firstLine="144"/>
        <w:jc w:val="both"/>
        <w:rPr>
          <w:rFonts w:ascii="Times" w:hAnsi="Times" w:eastAsia="Times" w:cs="Times"/>
          <w:color w:val="000000"/>
        </w:rPr>
      </w:pPr>
      <w:r>
        <w:rPr>
          <w:rFonts w:ascii="Times" w:hAnsi="Times" w:eastAsia="Times"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345C8FB4">
      <w:pPr>
        <w:pStyle w:val="3"/>
        <w:numPr>
          <w:ilvl w:val="0"/>
          <w:numId w:val="0"/>
        </w:numPr>
        <w:jc w:val="both"/>
        <w:rPr>
          <w:rFonts w:eastAsia="Cambria"/>
          <w:smallCaps/>
          <w:color w:val="000000"/>
        </w:rPr>
      </w:pPr>
      <w:r>
        <w:rPr>
          <w:rFonts w:eastAsia="Cambria"/>
          <w:color w:val="000000"/>
        </w:rPr>
        <w:t>F. Vector Art</w:t>
      </w:r>
    </w:p>
    <w:p w14:paraId="5E01C40E">
      <w:pPr>
        <w:ind w:firstLine="144"/>
        <w:jc w:val="both"/>
        <w:rPr>
          <w:rFonts w:ascii="Times" w:hAnsi="Times" w:eastAsia="Times" w:cs="Times"/>
          <w:color w:val="000000"/>
        </w:rPr>
      </w:pPr>
      <w:r>
        <w:rPr>
          <w:rFonts w:ascii="Times" w:hAnsi="Times" w:eastAsia="Times" w:cs="Times"/>
          <w:color w:val="000000"/>
        </w:rPr>
        <w:t>In order to preserve the figures’ integrity across multiple computer platforms, we accept files in the following formats: .EPS/.PDF/.PS. All fonts must be embedded or text converted to outlines in order to achieve the best-quality results.</w:t>
      </w:r>
    </w:p>
    <w:p w14:paraId="04CB3ADC">
      <w:pPr>
        <w:spacing w:before="20"/>
        <w:ind w:firstLine="144"/>
        <w:jc w:val="both"/>
      </w:pPr>
    </w:p>
    <w:p w14:paraId="039DC15F">
      <w:pPr>
        <w:pStyle w:val="3"/>
        <w:numPr>
          <w:ilvl w:val="0"/>
          <w:numId w:val="0"/>
        </w:numPr>
        <w:jc w:val="both"/>
        <w:rPr>
          <w:rFonts w:eastAsia="Cambria"/>
          <w:smallCaps/>
          <w:color w:val="000000"/>
        </w:rPr>
      </w:pPr>
      <w:r>
        <w:rPr>
          <w:rFonts w:eastAsia="Cambria"/>
          <w:color w:val="000000"/>
        </w:rPr>
        <w:t>G. Color Space</w:t>
      </w:r>
    </w:p>
    <w:p w14:paraId="56101CDF">
      <w:pPr>
        <w:ind w:firstLine="144"/>
        <w:jc w:val="both"/>
        <w:rPr>
          <w:rFonts w:ascii="Times" w:hAnsi="Times" w:eastAsia="Times" w:cs="Times"/>
          <w:color w:val="000000"/>
        </w:rPr>
      </w:pPr>
      <w:r>
        <w:rPr>
          <w:rFonts w:ascii="Times" w:hAnsi="Times" w:eastAsia="Times" w:cs="Times"/>
          <w:color w:val="000000"/>
        </w:rPr>
        <w:t xml:space="preserve">The term </w:t>
      </w:r>
      <w:r>
        <w:rPr>
          <w:rFonts w:ascii="Times" w:hAnsi="Times" w:eastAsia="Times" w:cs="Times"/>
        </w:rPr>
        <w:t>“</w:t>
      </w:r>
      <w:r>
        <w:rPr>
          <w:rFonts w:ascii="Times" w:hAnsi="Times" w:eastAsia="Times" w:cs="Times"/>
          <w:color w:val="000000"/>
        </w:rPr>
        <w:t>color space</w:t>
      </w:r>
      <w:r>
        <w:rPr>
          <w:rFonts w:ascii="Times" w:hAnsi="Times" w:eastAsia="Times" w:cs="Times"/>
        </w:rPr>
        <w:t xml:space="preserve">” </w:t>
      </w:r>
      <w:r>
        <w:rPr>
          <w:rFonts w:ascii="Times" w:hAnsi="Times" w:eastAsia="Times" w:cs="Times"/>
          <w:color w:val="000000"/>
        </w:rPr>
        <w:t xml:space="preserve">refers to the entire sum of colors that can be represented within the said medium. For our purposes, the three main color spaces are </w:t>
      </w:r>
      <w:r>
        <w:rPr>
          <w:rFonts w:ascii="Times" w:hAnsi="Times" w:eastAsia="Times" w:cs="Times"/>
        </w:rPr>
        <w:t>g</w:t>
      </w:r>
      <w:r>
        <w:rPr>
          <w:rFonts w:ascii="Times" w:hAnsi="Times" w:eastAsia="Times" w:cs="Times"/>
          <w:color w:val="000000"/>
        </w:rPr>
        <w:t>rayscale, RGB (red/green/blue), and CMYK (cyan/magenta/yellow/black). RGB is generally used with on-screen graphics, whereas CMYK is used for printing purposes.</w:t>
      </w:r>
    </w:p>
    <w:p w14:paraId="43307C2A">
      <w:pPr>
        <w:ind w:firstLine="144"/>
        <w:jc w:val="both"/>
        <w:rPr>
          <w:rFonts w:ascii="Times" w:hAnsi="Times" w:eastAsia="Times" w:cs="Times"/>
          <w:color w:val="000000"/>
          <w:spacing w:val="-2"/>
        </w:rPr>
      </w:pPr>
      <w:r>
        <w:rPr>
          <w:rFonts w:ascii="Times" w:hAnsi="Times" w:eastAsia="Times" w:cs="Times"/>
          <w:color w:val="000000"/>
          <w:spacing w:val="-2"/>
        </w:rPr>
        <w:t xml:space="preserve">All color figures should be generated in RGB or CMYK color space. Grayscale images should be submitted in </w:t>
      </w:r>
      <w:r>
        <w:rPr>
          <w:rFonts w:ascii="Times" w:hAnsi="Times" w:eastAsia="Times" w:cs="Times"/>
          <w:spacing w:val="-2"/>
        </w:rPr>
        <w:t>g</w:t>
      </w:r>
      <w:r>
        <w:rPr>
          <w:rFonts w:ascii="Times" w:hAnsi="Times" w:eastAsia="Times" w:cs="Times"/>
          <w:color w:val="000000"/>
          <w:spacing w:val="-2"/>
        </w:rPr>
        <w:t>rayscale color space. Line art may be provided in grayscale OR bitmap colorspace. Note that “bitmap colorspace” and “bitmap file format” are not the same thing. When bitmap color space is selected, .TIF/.TIFF/.PNG are the recommended file formats.</w:t>
      </w:r>
    </w:p>
    <w:p w14:paraId="7691E2B0">
      <w:pPr>
        <w:spacing w:before="30"/>
        <w:ind w:firstLine="144"/>
        <w:jc w:val="both"/>
        <w:rPr>
          <w:rFonts w:ascii="Times" w:hAnsi="Times" w:eastAsia="Times" w:cs="Times"/>
          <w:color w:val="000000"/>
        </w:rPr>
      </w:pPr>
    </w:p>
    <w:p w14:paraId="5A5C8F87">
      <w:pPr>
        <w:pStyle w:val="3"/>
        <w:numPr>
          <w:ilvl w:val="0"/>
          <w:numId w:val="0"/>
        </w:numPr>
      </w:pPr>
      <w:r>
        <w:t>H. Accepted Fonts Within Figures</w:t>
      </w:r>
    </w:p>
    <w:p w14:paraId="2BFB0E7A">
      <w:pPr>
        <w:ind w:firstLine="144"/>
        <w:jc w:val="both"/>
        <w:rPr>
          <w:rFonts w:eastAsia="Times"/>
        </w:rPr>
      </w:pPr>
      <w:r>
        <w:rPr>
          <w:rFonts w:eastAsia="Times"/>
        </w:rPr>
        <w:t>When preparing your graphics, IEEE suggests that you use one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6691FDB2">
      <w:pPr>
        <w:ind w:firstLine="144"/>
        <w:jc w:val="both"/>
      </w:pPr>
      <w:r>
        <w:t>A safe option when finalizing your figures is to strip out the fonts before you save the files, creating “outline” type. This converts fonts to artwork which will appear uniformly on any screen.</w:t>
      </w:r>
    </w:p>
    <w:p w14:paraId="384CE81F">
      <w:pPr>
        <w:spacing w:before="20"/>
        <w:ind w:firstLine="144"/>
        <w:jc w:val="both"/>
        <w:rPr>
          <w:rFonts w:ascii="Times" w:hAnsi="Times" w:eastAsia="Times" w:cs="Times"/>
          <w:color w:val="000000"/>
          <w:sz w:val="22"/>
          <w:szCs w:val="22"/>
        </w:rPr>
      </w:pPr>
    </w:p>
    <w:p w14:paraId="09BE84DC">
      <w:pPr>
        <w:pStyle w:val="3"/>
        <w:numPr>
          <w:ilvl w:val="0"/>
          <w:numId w:val="0"/>
        </w:numPr>
      </w:pPr>
      <w:r>
        <w:t>I. Using Labels Within Figures</w:t>
      </w:r>
    </w:p>
    <w:p w14:paraId="57E960B8">
      <w:pPr>
        <w:pStyle w:val="64"/>
        <w:numPr>
          <w:ilvl w:val="0"/>
          <w:numId w:val="5"/>
        </w:numPr>
        <w:ind w:left="540"/>
      </w:pPr>
      <w:r>
        <w:rPr>
          <w:b/>
        </w:rPr>
        <w:t>Figure Axis Labels</w:t>
      </w:r>
    </w:p>
    <w:p w14:paraId="301C6715">
      <w:pPr>
        <w:pStyle w:val="64"/>
        <w:numPr>
          <w:ilvl w:val="1"/>
          <w:numId w:val="5"/>
        </w:numPr>
        <w:jc w:val="both"/>
      </w:pPr>
      <w:r>
        <w:rPr>
          <w:color w:val="000000"/>
        </w:rPr>
        <w:t xml:space="preserve">Figure axis labels are often a source of confusion. Use words rather than symbols. As an example, write the quantity “Magnetization” or “Magnetization </w:t>
      </w:r>
      <w:r>
        <w:rPr>
          <w:i/>
          <w:color w:val="000000"/>
        </w:rPr>
        <w:t>M</w:t>
      </w:r>
      <w:r>
        <w:rPr>
          <w:color w:val="000000"/>
        </w:rPr>
        <w:t>,” not just “</w:t>
      </w:r>
      <w:r>
        <w:rPr>
          <w:i/>
          <w:color w:val="000000"/>
        </w:rPr>
        <w:t>M</w:t>
      </w:r>
      <w:r>
        <w:rPr>
          <w:color w:val="000000"/>
        </w:rPr>
        <w:t>.” Put units in parentheses. Do not label axes only with units. For example, write “Magnetization (A/m)” or “Magnetization (A</w:t>
      </w:r>
      <w:r>
        <w:rPr>
          <w:color w:val="000000"/>
        </w:rPr>
        <w:object>
          <v:shape id="_x0000_i1025" o:spt="75" type="#_x0000_t75" style="height:6.25pt;width:6.25pt;" o:ole="t" fillcolor="#FFFFFF" filled="f" o:preferrelative="t" stroked="f" coordsize="21600,21600">
            <v:path/>
            <v:fill on="f" focussize="0,0"/>
            <v:stroke on="f" joinstyle="miter"/>
            <v:imagedata r:id="rId13" o:title=""/>
            <o:lock v:ext="edit" aspectratio="t"/>
            <w10:wrap type="none"/>
            <w10:anchorlock/>
          </v:shape>
          <o:OLEObject Type="Embed" ProgID="Equation.3" ShapeID="_x0000_i1025" DrawAspect="Content" ObjectID="_1468075725" r:id="rId12">
            <o:LockedField>false</o:LockedField>
          </o:OLEObject>
        </w:object>
      </w:r>
      <w:r>
        <w:rPr>
          <w:color w:val="000000"/>
        </w:rPr>
        <w:t>m</w:t>
      </w:r>
      <w:r>
        <w:rPr>
          <w:rFonts w:ascii="Cambria Math" w:hAnsi="Cambria Math" w:eastAsia="Symbol" w:cs="Cambria Math"/>
          <w:color w:val="000000"/>
          <w:vertAlign w:val="superscript"/>
        </w:rPr>
        <w:t>−</w:t>
      </w:r>
      <w:r>
        <w:rPr>
          <w:color w:val="000000"/>
          <w:vertAlign w:val="superscript"/>
        </w:rPr>
        <w:t>1</w:t>
      </w:r>
      <w:r>
        <w:rPr>
          <w:color w:val="000000"/>
        </w:rPr>
        <w:t>),” not just “A/m.” Do not label axes with a ratio of quantities and units. For example, write “Temperature (K),” not “Temperature/K.”</w:t>
      </w:r>
    </w:p>
    <w:p w14:paraId="6D4A7B0E">
      <w:pPr>
        <w:pStyle w:val="64"/>
        <w:numPr>
          <w:ilvl w:val="1"/>
          <w:numId w:val="5"/>
        </w:numPr>
        <w:jc w:val="both"/>
        <w:rPr>
          <w:spacing w:val="-3"/>
        </w:rPr>
      </w:pPr>
      <w:r>
        <w:rPr>
          <w:spacing w:val="-3"/>
        </w:rPr>
        <w:t>Multipliers can be especially confusing. Write “Magnetization (kA/m)” or “Magnetization (10</w:t>
      </w:r>
      <w:r>
        <w:rPr>
          <w:spacing w:val="-3"/>
          <w:vertAlign w:val="superscript"/>
        </w:rPr>
        <w:t>3</w:t>
      </w:r>
      <w:r>
        <w:rPr>
          <w:spacing w:val="-3"/>
        </w:rPr>
        <w:t xml:space="preserve"> A/m).” Do not write “Magnetization (A/m) × 1000” because the reader would not know whether the top axis label means 16000 A/m or 0.016 A/m. Figure labels should be legible, approximately 8- to 10-point type.</w:t>
      </w:r>
    </w:p>
    <w:p w14:paraId="5D5FC1EB">
      <w:pPr>
        <w:pStyle w:val="64"/>
        <w:spacing w:before="40"/>
        <w:ind w:left="0"/>
        <w:contextualSpacing w:val="0"/>
        <w:jc w:val="both"/>
        <w:rPr>
          <w:rFonts w:ascii="Times" w:hAnsi="Times" w:eastAsia="Times" w:cs="Times"/>
          <w:color w:val="000000"/>
        </w:rPr>
      </w:pPr>
    </w:p>
    <w:p w14:paraId="19090765">
      <w:pPr>
        <w:pStyle w:val="64"/>
        <w:numPr>
          <w:ilvl w:val="0"/>
          <w:numId w:val="5"/>
        </w:numPr>
        <w:ind w:left="540"/>
      </w:pPr>
      <w:r>
        <w:rPr>
          <w:b/>
        </w:rPr>
        <w:t>Subfigure Labels in Multipart Figures and Tables</w:t>
      </w:r>
    </w:p>
    <w:p w14:paraId="20C20803">
      <w:pPr>
        <w:pStyle w:val="64"/>
        <w:ind w:left="540"/>
      </w:pPr>
      <w:r>
        <w:rPr>
          <w:rFonts w:ascii="Times" w:hAnsi="Times" w:eastAsia="Times" w:cs="Times"/>
          <w:color w:val="000000"/>
        </w:rPr>
        <w:t xml:space="preserve">Multipart figures should be combined and labeled before final submission. Labels should appear centered below each subfigure in 8-point Times New Roman font in the format of (a) (b) (c). </w:t>
      </w:r>
    </w:p>
    <w:p w14:paraId="568DB727">
      <w:pPr>
        <w:pStyle w:val="3"/>
        <w:numPr>
          <w:ilvl w:val="0"/>
          <w:numId w:val="0"/>
        </w:numPr>
        <w:rPr>
          <w:rFonts w:eastAsia="Cambria"/>
        </w:rPr>
      </w:pPr>
      <w:r>
        <w:rPr>
          <w:rFonts w:eastAsia="Cambria"/>
        </w:rPr>
        <w:t>J. Referencing a Figure or Table Within Your Article</w:t>
      </w:r>
    </w:p>
    <w:p w14:paraId="15B83135">
      <w:pPr>
        <w:ind w:firstLine="144"/>
        <w:jc w:val="both"/>
        <w:rPr>
          <w:rFonts w:ascii="Times" w:hAnsi="Times" w:eastAsia="Times" w:cs="Times"/>
          <w:color w:val="000000"/>
        </w:rPr>
      </w:pPr>
      <w:r>
        <w:rPr>
          <w:rFonts w:ascii="Times" w:hAnsi="Times" w:eastAsia="Times" w:cs="Times"/>
          <w:color w:val="000000"/>
        </w:rPr>
        <w:t xml:space="preserve">When referencing your figures and tables within your </w:t>
      </w:r>
      <w:r>
        <w:t>article</w:t>
      </w:r>
      <w:r>
        <w:rPr>
          <w:rFonts w:ascii="Times" w:hAnsi="Times" w:eastAsia="Times" w:cs="Times"/>
          <w:color w:val="000000"/>
        </w:rPr>
        <w:t xml:space="preserve">, use the abbreviation “Fig.” even at the beginning of a sentence. Do not abbreviate “Table.” Tables should be numbered with Roman </w:t>
      </w:r>
      <w:r>
        <w:rPr>
          <w:rFonts w:ascii="Times" w:hAnsi="Times" w:eastAsia="Times" w:cs="Times"/>
        </w:rPr>
        <w:t>n</w:t>
      </w:r>
      <w:r>
        <w:rPr>
          <w:rFonts w:ascii="Times" w:hAnsi="Times" w:eastAsia="Times" w:cs="Times"/>
          <w:color w:val="000000"/>
        </w:rPr>
        <w:t>umerals.</w:t>
      </w:r>
    </w:p>
    <w:p w14:paraId="56447028">
      <w:pPr>
        <w:spacing w:before="40"/>
        <w:jc w:val="both"/>
      </w:pPr>
    </w:p>
    <w:p w14:paraId="1A8F8753">
      <w:pPr>
        <w:pStyle w:val="3"/>
        <w:numPr>
          <w:ilvl w:val="0"/>
          <w:numId w:val="0"/>
        </w:numPr>
        <w:spacing w:before="100"/>
        <w:jc w:val="both"/>
      </w:pPr>
      <w:r>
        <w:t>K. Submitting Your Graphics</w:t>
      </w:r>
    </w:p>
    <w:p w14:paraId="0F4737FF">
      <w:pPr>
        <w:ind w:firstLine="144"/>
        <w:jc w:val="both"/>
        <w:rPr>
          <w:spacing w:val="-2"/>
        </w:rPr>
      </w:pPr>
      <w:r>
        <w:rPr>
          <w:spacing w:val="-2"/>
        </w:rP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Pr>
          <w:spacing w:val="-2"/>
          <w:highlight w:val="white"/>
        </w:rPr>
        <w:t>e.</w:t>
      </w:r>
      <w:r>
        <w:rPr>
          <w:spacing w:val="-2"/>
        </w:rPr>
        <w:t xml:space="preserve"> Place figure captions below the figures; place table headings above the tables. Do not include captions as part of the figures, or put them in “text boxes” linked to the figures. Also, do not place borders around the outside of your figures.</w:t>
      </w:r>
    </w:p>
    <w:p w14:paraId="3A3BF7FF">
      <w:pPr>
        <w:spacing w:before="40"/>
        <w:jc w:val="both"/>
      </w:pPr>
    </w:p>
    <w:p w14:paraId="29A5BA9E">
      <w:pPr>
        <w:pStyle w:val="3"/>
        <w:numPr>
          <w:ilvl w:val="0"/>
          <w:numId w:val="0"/>
        </w:numPr>
        <w:spacing w:before="100"/>
        <w:rPr>
          <w:i w:val="0"/>
        </w:rPr>
      </w:pPr>
      <w:r>
        <w:t>L. Color Processing / Printing in IEEE Transactions, Journals, and Letters</w:t>
      </w:r>
    </w:p>
    <w:p w14:paraId="55F51617">
      <w:pPr>
        <w:ind w:firstLine="144"/>
        <w:jc w:val="both"/>
        <w:rPr>
          <w:rFonts w:ascii="Times" w:hAnsi="Times" w:eastAsia="Times" w:cs="Times"/>
          <w:color w:val="000000"/>
        </w:rPr>
      </w:pPr>
      <w:r>
        <w:t xml:space="preserve">All IEEE Transactions, Journals, and Letters allow an author to publish color figures on IEEE </w:t>
      </w:r>
      <w:r>
        <w:rPr>
          <w:i/>
        </w:rPr>
        <w:t>Xplore</w:t>
      </w:r>
      <w:r>
        <w:t xml:space="preserve"> at no charge, and automatically convert them to grayscale for print versions. </w:t>
      </w:r>
      <w:r>
        <w:rPr>
          <w:rFonts w:ascii="Times" w:hAnsi="Times" w:eastAsia="Times" w:cs="Times"/>
          <w:color w:val="000000"/>
        </w:rPr>
        <w:t xml:space="preserve">In most journals, figures and tables may alternatively be printed in color if an author chooses to do so. Please note that this service comes at an extra expense to the author. If you intend to have print color graphics, </w:t>
      </w:r>
      <w:r>
        <w:rPr>
          <w:rFonts w:ascii="Times" w:hAnsi="Times" w:eastAsia="Times" w:cs="Times"/>
        </w:rPr>
        <w:t>you will have the opportunity to indicate this in the Author Gateway and will be contacted by PubOps to confirm the charges</w:t>
      </w:r>
      <w:r>
        <w:rPr>
          <w:rFonts w:ascii="Times" w:hAnsi="Times" w:eastAsia="Times" w:cs="Times"/>
          <w:color w:val="000000"/>
        </w:rPr>
        <w:t>.</w:t>
      </w:r>
    </w:p>
    <w:p w14:paraId="34DD075D">
      <w:pPr>
        <w:keepNext/>
        <w:pBdr>
          <w:top w:val="none" w:color="auto" w:sz="0" w:space="0"/>
          <w:left w:val="none" w:color="auto" w:sz="0" w:space="0"/>
          <w:bottom w:val="none" w:color="auto" w:sz="0" w:space="0"/>
          <w:right w:val="none" w:color="auto" w:sz="0" w:space="0"/>
          <w:between w:val="none" w:color="auto" w:sz="0" w:space="0"/>
        </w:pBdr>
        <w:spacing w:before="240" w:after="80"/>
        <w:jc w:val="center"/>
        <w:rPr>
          <w:color w:val="000000"/>
        </w:rPr>
      </w:pPr>
      <w:r>
        <w:rPr>
          <w:smallCaps/>
          <w:color w:val="000000"/>
        </w:rPr>
        <w:t>V. Conclusion</w:t>
      </w:r>
    </w:p>
    <w:p w14:paraId="64E169CA">
      <w:pPr>
        <w:ind w:firstLine="144"/>
        <w:jc w:val="both"/>
      </w:pPr>
      <w:r>
        <w:t xml:space="preserve">A conclusion section is not required. Although a conclusion may review the main points of the article, do not </w:t>
      </w:r>
      <w:r>
        <w:rPr>
          <w:rFonts w:ascii="Times" w:hAnsi="Times" w:eastAsia="Times" w:cs="Times"/>
          <w:color w:val="000000"/>
        </w:rPr>
        <w:t>replicate</w:t>
      </w:r>
      <w:r>
        <w:t xml:space="preserve"> the abstract as the conclusion. A conclusion might elaborate on the importance of the work or suggest applications and extensions.</w:t>
      </w:r>
    </w:p>
    <w:p w14:paraId="52521F00">
      <w:pPr>
        <w:pStyle w:val="2"/>
      </w:pPr>
      <w:r>
        <w:t>Appendix</w:t>
      </w:r>
    </w:p>
    <w:p w14:paraId="337C2468">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color w:val="000000"/>
        </w:rPr>
      </w:pPr>
      <w:r>
        <w:rPr>
          <w:color w:val="000000"/>
        </w:rPr>
        <w:t>Appendixes, if needed, appear before the acknowledgment.</w:t>
      </w:r>
    </w:p>
    <w:p w14:paraId="74726847">
      <w:pPr>
        <w:pStyle w:val="2"/>
      </w:pPr>
      <w:bookmarkStart w:id="2" w:name="_heading=h.ji51hl1e8dp3" w:colFirst="0" w:colLast="0"/>
      <w:bookmarkEnd w:id="2"/>
      <w:r>
        <w:t>References and Footnotes</w:t>
      </w:r>
    </w:p>
    <w:p w14:paraId="6417537E">
      <w:pPr>
        <w:pStyle w:val="3"/>
        <w:numPr>
          <w:ilvl w:val="0"/>
          <w:numId w:val="0"/>
        </w:numPr>
        <w:tabs>
          <w:tab w:val="left" w:pos="180"/>
        </w:tabs>
        <w:spacing w:before="140"/>
        <w:ind w:left="90"/>
      </w:pPr>
      <w:r>
        <w:t>A. References</w:t>
      </w:r>
    </w:p>
    <w:p w14:paraId="6DEAF198">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color w:val="000000"/>
        </w:rPr>
      </w:pPr>
      <w:r>
        <w:rPr>
          <w:color w:val="000000"/>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t>
      </w:r>
      <w:r>
        <w:rPr>
          <w:i/>
          <w:color w:val="000000"/>
        </w:rPr>
        <w:t>Word</w:t>
      </w:r>
      <w:r>
        <w:rPr>
          <w:color w:val="000000"/>
        </w:rPr>
        <w:t>, rather, type the reference list at the end of the paper using the “References” style.</w:t>
      </w:r>
    </w:p>
    <w:p w14:paraId="694358D7">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144"/>
        <w:jc w:val="both"/>
        <w:rPr>
          <w:color w:val="000000"/>
          <w:spacing w:val="-4"/>
        </w:rPr>
      </w:pPr>
      <w:r>
        <w:rPr>
          <w:color w:val="000000"/>
          <w:spacing w:val="-4"/>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Pr>
          <w:i/>
          <w:color w:val="000000"/>
          <w:spacing w:val="-4"/>
        </w:rPr>
        <w:t>et al</w:t>
      </w:r>
      <w:r>
        <w:rPr>
          <w:color w:val="000000"/>
          <w:spacing w:val="-4"/>
        </w:rPr>
        <w:t>. only if names are not given or if t</w:t>
      </w:r>
      <w:r>
        <w:rPr>
          <w:spacing w:val="-4"/>
        </w:rPr>
        <w:t>here are more than 6 authors</w:t>
      </w:r>
      <w:r>
        <w:rPr>
          <w:color w:val="000000"/>
          <w:spacing w:val="-4"/>
        </w:rPr>
        <w:t xml:space="preserve">. Use commas around Jr., Sr., and III in names. Abbreviate conference titles. When citing IEEE </w:t>
      </w:r>
      <w:r>
        <w:rPr>
          <w:spacing w:val="-4"/>
        </w:rPr>
        <w:t>T</w:t>
      </w:r>
      <w:r>
        <w:rPr>
          <w:color w:val="000000"/>
          <w:spacing w:val="-4"/>
        </w:rPr>
        <w:t xml:space="preserve">ransactions, provide the issue number, page range, volume number, </w:t>
      </w:r>
      <w:r>
        <w:rPr>
          <w:spacing w:val="-4"/>
        </w:rPr>
        <w:t xml:space="preserve">month if available, and </w:t>
      </w:r>
      <w:r>
        <w:rPr>
          <w:color w:val="000000"/>
          <w:spacing w:val="-4"/>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144"/>
        <w:jc w:val="both"/>
        <w:rPr>
          <w:color w:val="000000"/>
          <w:spacing w:val="-2"/>
        </w:rPr>
      </w:pPr>
      <w:r>
        <w:rPr>
          <w:color w:val="000000"/>
          <w:spacing w:val="-2"/>
        </w:rPr>
        <w:t xml:space="preserve">Other than books, capitalize only the first word in </w:t>
      </w:r>
      <w:r>
        <w:rPr>
          <w:spacing w:val="-2"/>
        </w:rPr>
        <w:t>an article</w:t>
      </w:r>
      <w:r>
        <w:rPr>
          <w:color w:val="000000"/>
          <w:spacing w:val="-2"/>
        </w:rPr>
        <w:t xml:space="preserve"> title, except for proper nouns and element symbols. For </w:t>
      </w:r>
      <w:r>
        <w:rPr>
          <w:spacing w:val="-2"/>
        </w:rPr>
        <w:t xml:space="preserve">articles </w:t>
      </w:r>
      <w:r>
        <w:rPr>
          <w:color w:val="000000"/>
          <w:spacing w:val="-2"/>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Pr>
          <w:i/>
          <w:iCs/>
          <w:color w:val="000000"/>
          <w:spacing w:val="-2"/>
        </w:rPr>
        <w:t xml:space="preserve">IEEE Editorial </w:t>
      </w:r>
      <w:r>
        <w:rPr>
          <w:i/>
          <w:iCs/>
          <w:spacing w:val="-2"/>
        </w:rPr>
        <w:t>S</w:t>
      </w:r>
      <w:r>
        <w:rPr>
          <w:i/>
          <w:iCs/>
          <w:color w:val="000000"/>
          <w:spacing w:val="-2"/>
        </w:rPr>
        <w:t xml:space="preserve">tyle </w:t>
      </w:r>
      <w:r>
        <w:rPr>
          <w:i/>
          <w:iCs/>
          <w:spacing w:val="-2"/>
        </w:rPr>
        <w:t>M</w:t>
      </w:r>
      <w:r>
        <w:rPr>
          <w:i/>
          <w:iCs/>
          <w:color w:val="000000"/>
          <w:spacing w:val="-2"/>
        </w:rPr>
        <w:t>anual</w:t>
      </w:r>
      <w:r>
        <w:rPr>
          <w:color w:val="000000"/>
          <w:spacing w:val="-2"/>
        </w:rPr>
        <w:t xml:space="preserve"> </w:t>
      </w:r>
      <w:r>
        <w:rPr>
          <w:i/>
          <w:iCs/>
          <w:color w:val="000000"/>
          <w:spacing w:val="-2"/>
        </w:rPr>
        <w:t xml:space="preserve">for Authors </w:t>
      </w:r>
      <w:r>
        <w:rPr>
          <w:color w:val="000000"/>
          <w:spacing w:val="-2"/>
        </w:rPr>
        <w:t xml:space="preserve">at </w:t>
      </w:r>
      <w:r>
        <w:fldChar w:fldCharType="begin"/>
      </w:r>
      <w:r>
        <w:instrText xml:space="preserve"> HYPERLINK "https://journals.ieeeauthorcenter.ieee.org/create-your-ieee-journal-article/create-the-text-of-your-article/ieee-editorial-style-manual/" \h </w:instrText>
      </w:r>
      <w:r>
        <w:fldChar w:fldCharType="separate"/>
      </w:r>
      <w:r>
        <w:rPr>
          <w:color w:val="1155CC"/>
          <w:spacing w:val="-2"/>
          <w:sz w:val="19"/>
          <w:szCs w:val="19"/>
          <w:highlight w:val="white"/>
          <w:u w:val="single"/>
        </w:rPr>
        <w:t>https://journals.ieeeauthorcenter.ieee.org/create-your-ieee-journal-article/create-the-text-of-your-article/ieee-editorial-style-manual/</w:t>
      </w:r>
      <w:r>
        <w:rPr>
          <w:color w:val="1155CC"/>
          <w:spacing w:val="-2"/>
          <w:sz w:val="19"/>
          <w:szCs w:val="19"/>
          <w:highlight w:val="white"/>
          <w:u w:val="single"/>
        </w:rPr>
        <w:fldChar w:fldCharType="end"/>
      </w:r>
      <w:r>
        <w:rPr>
          <w:color w:val="000000"/>
          <w:spacing w:val="-2"/>
        </w:rPr>
        <w:t>.</w:t>
      </w:r>
    </w:p>
    <w:p w14:paraId="1DE45720">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144"/>
        <w:jc w:val="both"/>
        <w:rPr>
          <w:color w:val="000000"/>
        </w:rPr>
      </w:pPr>
    </w:p>
    <w:p w14:paraId="33D9B8F6">
      <w:pPr>
        <w:pStyle w:val="3"/>
        <w:numPr>
          <w:ilvl w:val="0"/>
          <w:numId w:val="0"/>
        </w:numPr>
      </w:pPr>
      <w:r>
        <w:t>B. Footnotes</w:t>
      </w:r>
    </w:p>
    <w:p w14:paraId="42999174">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color w:val="000000"/>
        </w:rPr>
      </w:pPr>
      <w:r>
        <w:rPr>
          <w:color w:val="000000"/>
        </w:rPr>
        <w:t>Number footnotes separately in superscripts (Insert | Footnote).</w:t>
      </w:r>
      <w:r>
        <w:rPr>
          <w:color w:val="000000"/>
          <w:vertAlign w:val="superscript"/>
        </w:rPr>
        <w:footnoteReference w:id="1"/>
      </w:r>
      <w:r>
        <w:rPr>
          <w:color w:val="000000"/>
        </w:rPr>
        <w:t xml:space="preserve"> Place the actual footnote at the bottom of the column in which it is cited; do not put footnotes in the reference list (endnotes). Use letters for table footnotes (see Table I). </w:t>
      </w:r>
    </w:p>
    <w:p w14:paraId="4CEB8735">
      <w:pPr>
        <w:pStyle w:val="2"/>
        <w:spacing w:before="220"/>
      </w:pPr>
      <w:r>
        <w:t>Submitting Your Article for Review</w:t>
      </w:r>
    </w:p>
    <w:p w14:paraId="02AED5B9">
      <w:pPr>
        <w:pStyle w:val="3"/>
        <w:numPr>
          <w:ilvl w:val="0"/>
          <w:numId w:val="0"/>
        </w:numPr>
      </w:pPr>
      <w:r>
        <w:t>A. Review Stage Using ScholarOne Manuscripts</w:t>
      </w:r>
    </w:p>
    <w:p w14:paraId="11B24C45">
      <w:pPr>
        <w:tabs>
          <w:tab w:val="left" w:pos="360"/>
        </w:tabs>
        <w:ind w:firstLine="144"/>
        <w:jc w:val="both"/>
      </w:pPr>
      <w:r>
        <w:rPr>
          <w:color w:val="000000"/>
        </w:rPr>
        <w:t xml:space="preserve">Contributions to the Transactions, Journals, and Letters may be submitted electronically on IEEE’s online manuscript submission and peer-review system, ScholarOne Manuscripts. You </w:t>
      </w:r>
      <w:r>
        <w:t xml:space="preserve">can get help choosing the correct publication for your manuscript as well as find their corresponding ScholarOne Manuscripts peer review site using the tools listed at </w:t>
      </w:r>
      <w:r>
        <w:fldChar w:fldCharType="begin"/>
      </w:r>
      <w:r>
        <w:instrText xml:space="preserve"> HYPERLINK "http://www.ieee.org/publications_standards/publications/authors/authors_submission.html" \h </w:instrText>
      </w:r>
      <w:r>
        <w:fldChar w:fldCharType="separate"/>
      </w:r>
      <w:r>
        <w:rPr>
          <w:color w:val="0000FF"/>
          <w:u w:val="single"/>
        </w:rPr>
        <w:t>http://www.ieee.org/publications_standards/publications/authors/authors_submission.html</w:t>
      </w:r>
      <w:r>
        <w:rPr>
          <w:color w:val="0000FF"/>
          <w:u w:val="single"/>
        </w:rPr>
        <w:fldChar w:fldCharType="end"/>
      </w:r>
      <w:r>
        <w:rPr>
          <w:color w:val="000000"/>
        </w:rPr>
        <w:t xml:space="preserve"> </w:t>
      </w:r>
      <w:r>
        <w:t>Once you have chosen your publication and navigated to the ScholarOne site, check first to see if you have an existing account. If there is none, please create a new account. After logging in, go to your Author Center and click “Start New Submission.”</w:t>
      </w:r>
    </w:p>
    <w:p w14:paraId="0024B00E">
      <w:pPr>
        <w:ind w:firstLine="144"/>
        <w:jc w:val="both"/>
      </w:pPr>
      <w:r>
        <w:t xml:space="preserve">Along with other information, you will be asked to select the manuscript type from the journal’s pre-determined list of options. Depending on the journal, there are various steps to the submission process; please make sure to carefully answer all of the </w:t>
      </w:r>
      <w:r>
        <w:rPr>
          <w:rFonts w:ascii="Times" w:hAnsi="Times" w:eastAsia="Times" w:cs="Times"/>
          <w:color w:val="000000"/>
        </w:rPr>
        <w:t>submission</w:t>
      </w:r>
      <w:r>
        <w: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ScholarOne Manuscripts, please contact </w:t>
      </w:r>
      <w:r>
        <w:rPr>
          <w:color w:val="1155CC"/>
        </w:rPr>
        <w:t>oprs-support@ieee.org</w:t>
      </w:r>
      <w:r>
        <w:t xml:space="preserve"> or call +1 732 465 5861.</w:t>
      </w:r>
    </w:p>
    <w:p w14:paraId="1A82A7C6">
      <w:pPr>
        <w:ind w:firstLine="144"/>
        <w:jc w:val="both"/>
      </w:pPr>
      <w:r>
        <w:t xml:space="preserve">ScholarOne Manuscripts will accept files for review in various formats. There is a “Journal Home” link on the log-in page of each ScholarOne Manuscripts site that will bring you to the journal’s homepage with their detailed requirements; please check these guidelines for your particular journal before you submit.  </w:t>
      </w:r>
    </w:p>
    <w:p w14:paraId="03B9F038">
      <w:pPr>
        <w:tabs>
          <w:tab w:val="left" w:pos="360"/>
        </w:tabs>
        <w:jc w:val="both"/>
      </w:pPr>
    </w:p>
    <w:p w14:paraId="21CD2FA6">
      <w:pPr>
        <w:pStyle w:val="3"/>
        <w:numPr>
          <w:ilvl w:val="0"/>
          <w:numId w:val="0"/>
        </w:numPr>
      </w:pPr>
      <w:r>
        <w:t>B. Final Stage Using ScholarOne Manuscripts</w:t>
      </w:r>
    </w:p>
    <w:p w14:paraId="57A9A954">
      <w:pPr>
        <w:ind w:firstLine="144"/>
        <w:jc w:val="both"/>
      </w:pPr>
      <w:r>
        <w:t xml:space="preserve">Upon acceptance, you will receive an email with specific instructions regarding the submission of your final files. To avoid any delays in publication, please be sure to follow these instructions. Final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14:paraId="22D1D3EF">
      <w:pPr>
        <w:ind w:firstLine="144"/>
        <w:jc w:val="both"/>
      </w:pPr>
      <w:r>
        <w:t xml:space="preserve">When submitting your final files on a hybrid OA journal you will have the opportunity to designate your article as “open access” if you agree to pay the IEEE open access fee. Please select the appropriate choice. Immediately after you have submitted your final files through ScholarOne Manuscripts you will be automatically redirected to the IEEE electronic copyright form wizard. Please complete the copyright at that time to avoid publication delays. </w:t>
      </w:r>
    </w:p>
    <w:p w14:paraId="5DC46466">
      <w:pPr>
        <w:pStyle w:val="3"/>
        <w:numPr>
          <w:ilvl w:val="0"/>
          <w:numId w:val="0"/>
        </w:numPr>
      </w:pPr>
      <w:r>
        <w:t>C. Copyright Form</w:t>
      </w:r>
    </w:p>
    <w:p w14:paraId="524C8A86">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color w:val="000000"/>
          <w:spacing w:val="-2"/>
        </w:rPr>
      </w:pPr>
      <w:r>
        <w:rPr>
          <w:color w:val="222222"/>
          <w:spacing w:val="-2"/>
          <w:highlight w:val="white"/>
        </w:rPr>
        <w:t xml:space="preserve">Authors must submit an electronic IEEE Copyright Form (eCF) upon submitting their final manuscript files. You can access the eCF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r>
        <w:fldChar w:fldCharType="begin"/>
      </w:r>
      <w:r>
        <w:instrText xml:space="preserve"> HYPERLINK "https://www.ieee.org/publications/rights/index.html" </w:instrText>
      </w:r>
      <w:r>
        <w:fldChar w:fldCharType="separate"/>
      </w:r>
      <w:r>
        <w:rPr>
          <w:rStyle w:val="26"/>
          <w:spacing w:val="-2"/>
          <w:highlight w:val="white"/>
        </w:rPr>
        <w:t>https://www.ieee.org/publications/rights/index.html</w:t>
      </w:r>
      <w:r>
        <w:rPr>
          <w:rStyle w:val="26"/>
          <w:spacing w:val="-2"/>
          <w:highlight w:val="white"/>
        </w:rPr>
        <w:fldChar w:fldCharType="end"/>
      </w:r>
      <w:r>
        <w:fldChar w:fldCharType="begin"/>
      </w:r>
      <w:r>
        <w:instrText xml:space="preserve"> HYPERLINK "https://www.ieee.org/publications/rights/index.html" \h </w:instrText>
      </w:r>
      <w:r>
        <w:fldChar w:fldCharType="separate"/>
      </w:r>
      <w:r>
        <w:rPr>
          <w:color w:val="1155CC"/>
          <w:spacing w:val="-2"/>
          <w:highlight w:val="white"/>
          <w:u w:val="single"/>
        </w:rPr>
        <w:t xml:space="preserve"> </w:t>
      </w:r>
      <w:r>
        <w:rPr>
          <w:color w:val="1155CC"/>
          <w:spacing w:val="-2"/>
          <w:highlight w:val="white"/>
          <w:u w:val="single"/>
        </w:rPr>
        <w:fldChar w:fldCharType="end"/>
      </w:r>
    </w:p>
    <w:p w14:paraId="5D6B1EFA">
      <w:pPr>
        <w:pStyle w:val="2"/>
      </w:pPr>
      <w:r>
        <w:t>IEEE Guidelines and Policies</w:t>
      </w:r>
    </w:p>
    <w:p w14:paraId="71905707">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color w:val="222222"/>
        </w:rPr>
      </w:pPr>
      <w:r>
        <w:rPr>
          <w:color w:val="222222"/>
          <w:highlight w:val="white"/>
        </w:rPr>
        <w:t xml:space="preserve">A full overview of IEEE publishing guidelines and policies can be found at </w:t>
      </w:r>
      <w:r>
        <w:fldChar w:fldCharType="begin"/>
      </w:r>
      <w:r>
        <w:instrText xml:space="preserve"> HYPERLINK "https://journals.ieeeauthorcenter.ieee.org/become-an-ieee-journal-author/publishing-ethics/guidelines-and-policies/" </w:instrText>
      </w:r>
      <w:r>
        <w:fldChar w:fldCharType="separate"/>
      </w:r>
      <w:r>
        <w:rPr>
          <w:rStyle w:val="26"/>
          <w:highlight w:val="white"/>
        </w:rPr>
        <w:t>https://journals.ieeeauthorcenter.ieee.org/</w:t>
      </w:r>
      <w:r>
        <w:rPr>
          <w:rStyle w:val="26"/>
          <w:highlight w:val="white"/>
        </w:rPr>
        <w:br w:type="textWrapping"/>
      </w:r>
      <w:r>
        <w:rPr>
          <w:rStyle w:val="26"/>
          <w:highlight w:val="white"/>
        </w:rPr>
        <w:t>become-an-ieee-journal-author/publishing-ethics/guidelines-and-policies/</w:t>
      </w:r>
      <w:r>
        <w:rPr>
          <w:rStyle w:val="26"/>
          <w:highlight w:val="white"/>
        </w:rPr>
        <w:fldChar w:fldCharType="end"/>
      </w:r>
      <w:r>
        <w:rPr>
          <w:color w:val="222222"/>
          <w:highlight w:val="white"/>
        </w:rPr>
        <w:t>. They are designed to help authors understand and navigate the publishing process successfully. Learn more about IEEE’s fundamental publishing guidelines and principles, submission and peer review policies, post-publication policies, and guidelines on advertising, accessibility, and data privacy.</w:t>
      </w:r>
    </w:p>
    <w:p w14:paraId="48F8D56C">
      <w:pPr>
        <w:pStyle w:val="2"/>
      </w:pPr>
      <w:r>
        <w:t>Acknowledgment</w:t>
      </w:r>
    </w:p>
    <w:p w14:paraId="40639FDE">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color w:val="000000"/>
        </w:rPr>
      </w:pPr>
      <w:r>
        <w:rPr>
          <w:color w:val="000000"/>
        </w:rPr>
        <w:t>The preferred spelling of the word “acknowledgment” in American English is without an “e” after the “g.” Use the singular heading even if you have many acknowledgments. Avoid expressions such as “One of us (S.B.A.) would like to thank ... .” Instead, write “F. A. Author thanks ... .” In most cases, sponsor and financial support acknowledgments are placed in the unnumbered footnote on the first page, not here.</w:t>
      </w:r>
    </w:p>
    <w:p w14:paraId="49678B33">
      <w:pPr>
        <w:keepNext/>
        <w:pBdr>
          <w:top w:val="none" w:color="auto" w:sz="0" w:space="0"/>
          <w:left w:val="none" w:color="auto" w:sz="0" w:space="0"/>
          <w:bottom w:val="none" w:color="auto" w:sz="0" w:space="0"/>
          <w:right w:val="none" w:color="auto" w:sz="0" w:space="0"/>
          <w:between w:val="none" w:color="auto" w:sz="0" w:space="0"/>
        </w:pBdr>
        <w:spacing w:before="240" w:after="80"/>
        <w:jc w:val="center"/>
        <w:rPr>
          <w:color w:val="222222"/>
          <w:sz w:val="16"/>
          <w:szCs w:val="16"/>
        </w:rPr>
      </w:pPr>
      <w:r>
        <w:rPr>
          <w:smallCaps/>
          <w:color w:val="000000"/>
        </w:rPr>
        <w:t>References</w:t>
      </w:r>
    </w:p>
    <w:p w14:paraId="2453ED7C">
      <w:pPr>
        <w:rPr>
          <w:rFonts w:ascii="Times" w:hAnsi="Times" w:eastAsia="Times" w:cs="Times"/>
          <w:i/>
        </w:rPr>
      </w:pPr>
      <w:r>
        <w:rPr>
          <w:rFonts w:ascii="Times" w:hAnsi="Times" w:eastAsia="Times" w:cs="Times"/>
          <w:i/>
        </w:rPr>
        <w:t>Basic format for periodicals:</w:t>
      </w:r>
    </w:p>
    <w:p w14:paraId="42CA6C3D">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x, no. x, pp. xxx-xxx, Abbrev. Month, year, doi: 10.1109.XXX.1234567.</w:t>
      </w:r>
    </w:p>
    <w:p w14:paraId="75C35C47">
      <w:pPr>
        <w:spacing w:before="40"/>
        <w:rPr>
          <w:rFonts w:ascii="Times" w:hAnsi="Times" w:eastAsia="Times" w:cs="Times"/>
        </w:rPr>
      </w:pPr>
    </w:p>
    <w:p w14:paraId="6AA730DB">
      <w:pPr>
        <w:rPr>
          <w:rFonts w:ascii="Times" w:hAnsi="Times" w:eastAsia="Times" w:cs="Times"/>
          <w:i/>
        </w:rPr>
      </w:pPr>
      <w:r>
        <w:rPr>
          <w:rFonts w:ascii="Times" w:hAnsi="Times" w:eastAsia="Times" w:cs="Times"/>
          <w:i/>
        </w:rPr>
        <w:t>Periodicals using article numbers:</w:t>
      </w:r>
    </w:p>
    <w:p w14:paraId="2B0A3374">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x, no. x, Abbrev. Month, year, Art. no. xxxxx, doi: 10.1109.XXX.1234567.</w:t>
      </w:r>
    </w:p>
    <w:p w14:paraId="4164A037">
      <w:pPr>
        <w:spacing w:before="60"/>
        <w:rPr>
          <w:rFonts w:ascii="Times" w:hAnsi="Times" w:eastAsia="Times" w:cs="Times"/>
        </w:rPr>
      </w:pPr>
    </w:p>
    <w:p w14:paraId="4C6324DD">
      <w:pPr>
        <w:rPr>
          <w:i/>
        </w:rPr>
      </w:pPr>
      <w:r>
        <w:rPr>
          <w:i/>
        </w:rPr>
        <w:t>Examples:</w:t>
      </w:r>
    </w:p>
    <w:p w14:paraId="128A05AF">
      <w:pPr>
        <w:numPr>
          <w:ilvl w:val="0"/>
          <w:numId w:val="1"/>
        </w:numPr>
        <w:ind w:left="270" w:hanging="270"/>
        <w:jc w:val="both"/>
        <w:rPr>
          <w:sz w:val="16"/>
          <w:szCs w:val="16"/>
        </w:rPr>
      </w:pPr>
      <w:r>
        <w:rPr>
          <w:sz w:val="16"/>
          <w:szCs w:val="16"/>
        </w:rPr>
        <w:t xml:space="preserve">J. U. Duncombe, “Infrared navigation—Part I: An assessment of feasibility,” </w:t>
      </w:r>
      <w:r>
        <w:rPr>
          <w:i/>
          <w:sz w:val="16"/>
          <w:szCs w:val="16"/>
        </w:rPr>
        <w:t>IEEE Trans. Electron Devices</w:t>
      </w:r>
      <w:r>
        <w:rPr>
          <w:sz w:val="16"/>
          <w:szCs w:val="16"/>
        </w:rPr>
        <w:t xml:space="preserve">, vol. ED-11, no. 1, pp. 34–39, Jan. 1959, doi: </w:t>
      </w:r>
      <w:r>
        <w:rPr>
          <w:rFonts w:eastAsia="Times"/>
          <w:sz w:val="16"/>
          <w:szCs w:val="16"/>
        </w:rPr>
        <w:t>10.1109/TED.2016.2628402</w:t>
      </w:r>
      <w:r>
        <w:rPr>
          <w:sz w:val="16"/>
          <w:szCs w:val="16"/>
        </w:rPr>
        <w:t>.</w:t>
      </w:r>
    </w:p>
    <w:p w14:paraId="5408C46B">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pPr>
        <w:numPr>
          <w:ilvl w:val="0"/>
          <w:numId w:val="1"/>
        </w:numPr>
        <w:ind w:left="270" w:hanging="270"/>
        <w:jc w:val="both"/>
      </w:pPr>
      <w:r>
        <w:rPr>
          <w:sz w:val="16"/>
          <w:szCs w:val="16"/>
        </w:rPr>
        <w:t xml:space="preserve">P. Kopyt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doi: 10.1109/TTHZ.2016.2544142. </w:t>
      </w:r>
      <w:r>
        <w:rPr>
          <w:i/>
          <w:sz w:val="16"/>
          <w:szCs w:val="16"/>
        </w:rPr>
        <w:t>(Note: If a paper is still to be published, but is available in early access, please follow ref [5]).)</w:t>
      </w:r>
    </w:p>
    <w:p w14:paraId="6F1586C9">
      <w:pPr>
        <w:numPr>
          <w:ilvl w:val="0"/>
          <w:numId w:val="1"/>
        </w:numPr>
        <w:ind w:left="270" w:hanging="270"/>
        <w:jc w:val="both"/>
        <w:rPr>
          <w:sz w:val="16"/>
          <w:szCs w:val="16"/>
        </w:rPr>
      </w:pPr>
      <w:r>
        <w:rPr>
          <w:sz w:val="16"/>
          <w:szCs w:val="16"/>
        </w:rPr>
        <w:t xml:space="preserve">R. Fardel, M. Nagel, F. Nuesch, T. Lippert, and A. Wokaun, “Fabrication of organic light emitting diode pixels by laser-assisted forward transfer,” </w:t>
      </w:r>
      <w:r>
        <w:rPr>
          <w:i/>
          <w:sz w:val="16"/>
          <w:szCs w:val="16"/>
        </w:rPr>
        <w:t>Appl. Phys. Lett.</w:t>
      </w:r>
      <w:r>
        <w:rPr>
          <w:sz w:val="16"/>
          <w:szCs w:val="16"/>
        </w:rPr>
        <w:t>, vol. 91, no. 6, Aug. 2007, Art. no. 061103. </w:t>
      </w:r>
    </w:p>
    <w:p w14:paraId="27E0BB3E">
      <w:pPr>
        <w:numPr>
          <w:ilvl w:val="0"/>
          <w:numId w:val="1"/>
        </w:numPr>
        <w:ind w:left="270" w:hanging="270"/>
        <w:jc w:val="both"/>
        <w:rPr>
          <w:sz w:val="16"/>
          <w:szCs w:val="16"/>
        </w:rPr>
      </w:pPr>
      <w:r>
        <w:rPr>
          <w:sz w:val="16"/>
          <w:szCs w:val="16"/>
        </w:rPr>
        <w:t xml:space="preserve">D. Comite and N. Pierdicca, "Decorrelation of the near-specular land scattering in bistatic radar systems," </w:t>
      </w:r>
      <w:r>
        <w:rPr>
          <w:i/>
          <w:sz w:val="16"/>
          <w:szCs w:val="16"/>
        </w:rPr>
        <w:t>IEEE Trans. Geosci. Remote Sens.</w:t>
      </w:r>
      <w:r>
        <w:rPr>
          <w:sz w:val="16"/>
          <w:szCs w:val="16"/>
        </w:rPr>
        <w:t>, early access, doi: 10.1109/TGRS.2021.3072864. (</w:t>
      </w:r>
      <w:r>
        <w:rPr>
          <w:i/>
          <w:sz w:val="16"/>
          <w:szCs w:val="16"/>
        </w:rPr>
        <w:t>Note: This format is used for articles in early access. The doi must be included.)</w:t>
      </w:r>
    </w:p>
    <w:p w14:paraId="737BF47D">
      <w:pPr>
        <w:numPr>
          <w:ilvl w:val="0"/>
          <w:numId w:val="1"/>
        </w:numPr>
        <w:ind w:left="270" w:hanging="270"/>
        <w:jc w:val="both"/>
        <w:rPr>
          <w:sz w:val="16"/>
          <w:szCs w:val="16"/>
        </w:rPr>
      </w:pPr>
      <w:r>
        <w:rPr>
          <w:sz w:val="16"/>
          <w:szCs w:val="16"/>
        </w:rPr>
        <w:t xml:space="preserve">H. V. Habi and H. Messer, "Recurrent neural network for rain estimation using commercial microwave links," </w:t>
      </w:r>
      <w:r>
        <w:rPr>
          <w:i/>
          <w:sz w:val="16"/>
          <w:szCs w:val="16"/>
        </w:rPr>
        <w:t>IEEE Trans. Geosci. Remote Sens.</w:t>
      </w:r>
      <w:r>
        <w:rPr>
          <w:sz w:val="16"/>
          <w:szCs w:val="16"/>
        </w:rPr>
        <w:t>, vol. 59, no. 5, pp. 3672-3681, May 2021. [Online]. Available: https://ieeexplore.ieee.org/document/9153027</w:t>
      </w:r>
    </w:p>
    <w:p w14:paraId="755F5DBD">
      <w:pPr>
        <w:spacing w:before="60"/>
        <w:rPr>
          <w:rFonts w:ascii="Times" w:hAnsi="Times" w:eastAsia="Times" w:cs="Times"/>
          <w:i/>
        </w:rPr>
      </w:pPr>
    </w:p>
    <w:p w14:paraId="669BFF17">
      <w:pPr>
        <w:rPr>
          <w:rFonts w:ascii="Times" w:hAnsi="Times" w:eastAsia="Times" w:cs="Times"/>
          <w:i/>
        </w:rPr>
      </w:pPr>
      <w:r>
        <w:rPr>
          <w:rFonts w:ascii="Times" w:hAnsi="Times" w:eastAsia="Times" w:cs="Times"/>
          <w:i/>
        </w:rPr>
        <w:t>Basic format for books:</w:t>
      </w:r>
    </w:p>
    <w:p w14:paraId="0995F0B2">
      <w:pPr>
        <w:rPr>
          <w:rFonts w:ascii="Times" w:hAnsi="Times" w:eastAsia="Times" w:cs="Times"/>
          <w:i/>
          <w:sz w:val="16"/>
          <w:szCs w:val="16"/>
        </w:rPr>
      </w:pPr>
      <w:r>
        <w:rPr>
          <w:sz w:val="16"/>
          <w:szCs w:val="16"/>
        </w:rPr>
        <w:t xml:space="preserve">J. K. Author, “Title of chapter in the book,” in </w:t>
      </w:r>
      <w:r>
        <w:rPr>
          <w:rFonts w:ascii="Times" w:hAnsi="Times" w:eastAsia="Times" w:cs="Times"/>
          <w:i/>
          <w:sz w:val="16"/>
          <w:szCs w:val="16"/>
        </w:rPr>
        <w:t>Title of Published Book, x</w:t>
      </w:r>
      <w:r>
        <w:rPr>
          <w:sz w:val="16"/>
          <w:szCs w:val="16"/>
        </w:rPr>
        <w:t xml:space="preserve">th ed. City of Publisher, (only U.S. State), Country: Abbrev. of Publisher, year, ch. </w:t>
      </w:r>
      <w:r>
        <w:rPr>
          <w:rFonts w:ascii="Times" w:hAnsi="Times" w:eastAsia="Times" w:cs="Times"/>
          <w:sz w:val="16"/>
          <w:szCs w:val="16"/>
        </w:rPr>
        <w:t>x</w:t>
      </w:r>
      <w:r>
        <w:rPr>
          <w:sz w:val="16"/>
          <w:szCs w:val="16"/>
        </w:rPr>
        <w:t xml:space="preserve">, sec. </w:t>
      </w:r>
      <w:r>
        <w:rPr>
          <w:rFonts w:ascii="Times" w:hAnsi="Times" w:eastAsia="Times" w:cs="Times"/>
          <w:i/>
          <w:sz w:val="16"/>
          <w:szCs w:val="16"/>
        </w:rPr>
        <w:t>x</w:t>
      </w:r>
      <w:r>
        <w:rPr>
          <w:sz w:val="16"/>
          <w:szCs w:val="16"/>
        </w:rPr>
        <w:t xml:space="preserve">, pp. </w:t>
      </w:r>
      <w:r>
        <w:rPr>
          <w:rFonts w:ascii="Times" w:hAnsi="Times" w:eastAsia="Times" w:cs="Times"/>
          <w:sz w:val="16"/>
          <w:szCs w:val="16"/>
        </w:rPr>
        <w:t>xxx–xxx</w:t>
      </w:r>
      <w:r>
        <w:rPr>
          <w:rFonts w:ascii="Times" w:hAnsi="Times" w:eastAsia="Times" w:cs="Times"/>
          <w:i/>
          <w:sz w:val="16"/>
          <w:szCs w:val="16"/>
        </w:rPr>
        <w:t>.</w:t>
      </w:r>
    </w:p>
    <w:p w14:paraId="69790BA7">
      <w:pPr>
        <w:spacing w:before="60"/>
        <w:rPr>
          <w:rFonts w:ascii="Times" w:hAnsi="Times" w:eastAsia="Times" w:cs="Times"/>
          <w:i/>
          <w:sz w:val="16"/>
          <w:szCs w:val="16"/>
        </w:rPr>
      </w:pPr>
    </w:p>
    <w:p w14:paraId="583FA040">
      <w:pPr>
        <w:widowControl w:val="0"/>
        <w:ind w:right="-20"/>
        <w:rPr>
          <w:color w:val="000000"/>
        </w:rPr>
      </w:pPr>
      <w:r>
        <w:rPr>
          <w:i/>
          <w:color w:val="000000"/>
        </w:rPr>
        <w:t>Examples:</w:t>
      </w:r>
    </w:p>
    <w:p w14:paraId="1BF38AF3">
      <w:pPr>
        <w:numPr>
          <w:ilvl w:val="0"/>
          <w:numId w:val="1"/>
        </w:numPr>
        <w:pBdr>
          <w:top w:val="none" w:color="auto" w:sz="0" w:space="0"/>
          <w:left w:val="none" w:color="auto" w:sz="0" w:space="0"/>
          <w:bottom w:val="none" w:color="auto" w:sz="0" w:space="0"/>
          <w:right w:val="none" w:color="auto" w:sz="0" w:space="0"/>
          <w:between w:val="none" w:color="auto" w:sz="0" w:space="0"/>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pPr>
        <w:numPr>
          <w:ilvl w:val="0"/>
          <w:numId w:val="1"/>
        </w:numPr>
        <w:pBdr>
          <w:top w:val="none" w:color="auto" w:sz="0" w:space="0"/>
          <w:left w:val="none" w:color="auto" w:sz="0" w:space="0"/>
          <w:bottom w:val="none" w:color="auto" w:sz="0" w:space="0"/>
          <w:right w:val="none" w:color="auto" w:sz="0" w:space="0"/>
          <w:between w:val="none" w:color="auto" w:sz="0" w:space="0"/>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pPr>
        <w:spacing w:before="60"/>
        <w:rPr>
          <w:rFonts w:ascii="Times" w:hAnsi="Times" w:eastAsia="Times" w:cs="Times"/>
          <w:i/>
        </w:rPr>
      </w:pPr>
    </w:p>
    <w:p w14:paraId="2869075E">
      <w:pPr>
        <w:rPr>
          <w:rFonts w:ascii="Times" w:hAnsi="Times" w:eastAsia="Times" w:cs="Times"/>
          <w:i/>
        </w:rPr>
      </w:pPr>
      <w:r>
        <w:rPr>
          <w:rFonts w:ascii="Times" w:hAnsi="Times" w:eastAsia="Times" w:cs="Times"/>
          <w:i/>
        </w:rPr>
        <w:t>Basic format for handbooks:</w:t>
      </w:r>
    </w:p>
    <w:p w14:paraId="604C7CB6">
      <w:pPr>
        <w:rPr>
          <w:sz w:val="16"/>
          <w:szCs w:val="16"/>
        </w:rPr>
      </w:pPr>
      <w:r>
        <w:rPr>
          <w:i/>
          <w:sz w:val="16"/>
          <w:szCs w:val="16"/>
        </w:rPr>
        <w:t>Name of Manual/Handbook, x</w:t>
      </w:r>
      <w:r>
        <w:rPr>
          <w:sz w:val="16"/>
          <w:szCs w:val="16"/>
        </w:rPr>
        <w:t xml:space="preserve"> ed., Abbrev. Name of Co., City of Co., Abbrev. State, Country, year, pp. xxx-xxx.</w:t>
      </w:r>
    </w:p>
    <w:p w14:paraId="7A4564A5">
      <w:pPr>
        <w:spacing w:before="60"/>
        <w:rPr>
          <w:sz w:val="16"/>
          <w:szCs w:val="16"/>
        </w:rPr>
      </w:pPr>
    </w:p>
    <w:p w14:paraId="71592A9B">
      <w:pPr>
        <w:rPr>
          <w:rFonts w:ascii="Times" w:hAnsi="Times" w:eastAsia="Times" w:cs="Times"/>
          <w:i/>
        </w:rPr>
      </w:pPr>
      <w:r>
        <w:rPr>
          <w:rFonts w:ascii="Times" w:hAnsi="Times" w:eastAsia="Times" w:cs="Times"/>
          <w:i/>
        </w:rPr>
        <w:t>Examples:</w:t>
      </w:r>
    </w:p>
    <w:p w14:paraId="04C46A02">
      <w:pPr>
        <w:numPr>
          <w:ilvl w:val="0"/>
          <w:numId w:val="1"/>
        </w:numPr>
        <w:ind w:left="360"/>
        <w:jc w:val="both"/>
      </w:pPr>
      <w:r>
        <w:rPr>
          <w:rFonts w:ascii="Times" w:hAnsi="Times" w:eastAsia="Times" w:cs="Times"/>
          <w:i/>
          <w:sz w:val="16"/>
          <w:szCs w:val="16"/>
        </w:rPr>
        <w:t>Transmission Systems for Communications</w:t>
      </w:r>
      <w:r>
        <w:rPr>
          <w:sz w:val="16"/>
          <w:szCs w:val="16"/>
        </w:rPr>
        <w:t>, 3rd ed., Western Electric Co., Winston-Salem, NC, USA, 1985, pp. 44–60.</w:t>
      </w:r>
    </w:p>
    <w:p w14:paraId="7E237F34">
      <w:pPr>
        <w:numPr>
          <w:ilvl w:val="0"/>
          <w:numId w:val="1"/>
        </w:numPr>
        <w:ind w:left="360"/>
        <w:jc w:val="both"/>
      </w:pPr>
      <w:r>
        <w:rPr>
          <w:rFonts w:ascii="Times" w:hAnsi="Times" w:eastAsia="Times" w:cs="Times"/>
          <w:i/>
          <w:sz w:val="16"/>
          <w:szCs w:val="16"/>
        </w:rPr>
        <w:t>Motorola Semiconductor Data Manual</w:t>
      </w:r>
      <w:r>
        <w:rPr>
          <w:sz w:val="16"/>
          <w:szCs w:val="16"/>
        </w:rPr>
        <w:t>, Motorola Semiconductor Products Inc., Phoenix, AZ, USA, 1989.</w:t>
      </w:r>
    </w:p>
    <w:p w14:paraId="32D3DBBD">
      <w:pPr>
        <w:numPr>
          <w:ilvl w:val="0"/>
          <w:numId w:val="1"/>
        </w:numPr>
        <w:ind w:left="360"/>
        <w:jc w:val="both"/>
        <w:rPr>
          <w:sz w:val="16"/>
          <w:szCs w:val="16"/>
        </w:rPr>
      </w:pPr>
      <w:r>
        <w:rPr>
          <w:sz w:val="16"/>
          <w:szCs w:val="16"/>
        </w:rPr>
        <w:t xml:space="preserve">R. J. Hijmans and J. van Etten, “Raster: Geographic analysis and modeling with raster data,” R Package Version 2.0-12, Jan. 12, 2012. [Online]. Available: </w:t>
      </w:r>
      <w:r>
        <w:rPr>
          <w:sz w:val="16"/>
          <w:szCs w:val="16"/>
          <w:u w:val="single"/>
        </w:rPr>
        <w:t xml:space="preserve">http://CRAN.R-project.org/package=raster </w:t>
      </w:r>
    </w:p>
    <w:p w14:paraId="04A1A03B">
      <w:pPr>
        <w:spacing w:before="40"/>
        <w:rPr>
          <w:rFonts w:ascii="Times" w:hAnsi="Times" w:eastAsia="Times" w:cs="Times"/>
          <w:i/>
        </w:rPr>
      </w:pPr>
    </w:p>
    <w:p w14:paraId="478C9E3F">
      <w:pPr>
        <w:rPr>
          <w:rFonts w:ascii="Times" w:hAnsi="Times" w:eastAsia="Times" w:cs="Times"/>
          <w:i/>
        </w:rPr>
      </w:pPr>
      <w:r>
        <w:rPr>
          <w:rFonts w:ascii="Times" w:hAnsi="Times" w:eastAsia="Times" w:cs="Times"/>
          <w:i/>
        </w:rPr>
        <w:t>Basic format for reports:</w:t>
      </w:r>
    </w:p>
    <w:p w14:paraId="789FB42B">
      <w:pPr>
        <w:rPr>
          <w:sz w:val="16"/>
          <w:szCs w:val="16"/>
        </w:rPr>
      </w:pPr>
      <w:r>
        <w:rPr>
          <w:sz w:val="16"/>
          <w:szCs w:val="16"/>
        </w:rPr>
        <w:t>J. K. Author, “Title of report,” Abbrev. Name of Co., City of Co., Abbrev. State, Country, Rep. xxx, year.</w:t>
      </w:r>
    </w:p>
    <w:p w14:paraId="4CA146EF">
      <w:pPr>
        <w:rPr>
          <w:sz w:val="16"/>
          <w:szCs w:val="16"/>
        </w:rPr>
      </w:pPr>
    </w:p>
    <w:p w14:paraId="21CFDB4C">
      <w:pPr>
        <w:rPr>
          <w:rFonts w:ascii="Times" w:hAnsi="Times" w:eastAsia="Times" w:cs="Times"/>
          <w:i/>
        </w:rPr>
      </w:pPr>
      <w:r>
        <w:rPr>
          <w:rFonts w:ascii="Times" w:hAnsi="Times" w:eastAsia="Times" w:cs="Times"/>
          <w:i/>
        </w:rPr>
        <w:t>Example:</w:t>
      </w:r>
    </w:p>
    <w:p w14:paraId="3E1CA7E2">
      <w:pPr>
        <w:numPr>
          <w:ilvl w:val="0"/>
          <w:numId w:val="1"/>
        </w:numPr>
        <w:pBdr>
          <w:top w:val="none" w:color="auto" w:sz="0" w:space="0"/>
          <w:left w:val="none" w:color="auto" w:sz="0" w:space="0"/>
          <w:bottom w:val="none" w:color="auto" w:sz="0" w:space="0"/>
          <w:right w:val="none" w:color="auto" w:sz="0" w:space="0"/>
          <w:between w:val="none" w:color="auto" w:sz="0" w:space="0"/>
        </w:pBdr>
        <w:ind w:left="360"/>
        <w:jc w:val="both"/>
      </w:pPr>
      <w:r>
        <w:rPr>
          <w:color w:val="000000"/>
          <w:sz w:val="16"/>
          <w:szCs w:val="16"/>
        </w:rPr>
        <w:t>E. E. Reber, R. L. Michell, and C. J. Carter, “Oxygen absorption in the earth’s atmosphere,” Aerospace Corp., Los Angeles, CA, USA, Tech. Rep. TR-0200 (4230-46)-3, Nov. 1988.</w:t>
      </w:r>
    </w:p>
    <w:p w14:paraId="6C61688F">
      <w:pPr>
        <w:widowControl w:val="0"/>
        <w:spacing w:line="239" w:lineRule="auto"/>
        <w:ind w:right="-54"/>
        <w:jc w:val="both"/>
        <w:rPr>
          <w:i/>
          <w:color w:val="000000"/>
        </w:rPr>
      </w:pPr>
    </w:p>
    <w:p w14:paraId="6FF51F85">
      <w:pPr>
        <w:widowControl w:val="0"/>
        <w:ind w:right="-20"/>
      </w:pPr>
      <w:r>
        <w:rPr>
          <w:rFonts w:ascii="Times" w:hAnsi="Times" w:eastAsia="Times" w:cs="Times"/>
          <w:i/>
        </w:rPr>
        <w:t>Basic format</w:t>
      </w:r>
      <w:r>
        <w:rPr>
          <w:i/>
        </w:rPr>
        <w:t xml:space="preserve"> for conference proceedings:</w:t>
      </w:r>
    </w:p>
    <w:p w14:paraId="29C72EF9">
      <w:pPr>
        <w:rPr>
          <w:i/>
          <w:sz w:val="16"/>
          <w:szCs w:val="16"/>
        </w:rPr>
      </w:pPr>
      <w:r>
        <w:rPr>
          <w:sz w:val="16"/>
          <w:szCs w:val="16"/>
        </w:rPr>
        <w:t xml:space="preserve">J. K. Author, “Title of paper,” in </w:t>
      </w:r>
      <w:r>
        <w:rPr>
          <w:i/>
          <w:sz w:val="16"/>
          <w:szCs w:val="16"/>
        </w:rPr>
        <w:t>Abbreviated Name of Conf.</w:t>
      </w:r>
      <w:r>
        <w:rPr>
          <w:sz w:val="16"/>
          <w:szCs w:val="16"/>
        </w:rPr>
        <w:t>, City of Conf., Abbrev. State (if given), Country, year, pp. xxxxxx</w:t>
      </w:r>
      <w:r>
        <w:rPr>
          <w:i/>
          <w:sz w:val="16"/>
          <w:szCs w:val="16"/>
        </w:rPr>
        <w:t>.</w:t>
      </w:r>
    </w:p>
    <w:p w14:paraId="29D9C961">
      <w:pPr>
        <w:rPr>
          <w:i/>
          <w:sz w:val="16"/>
          <w:szCs w:val="16"/>
        </w:rPr>
      </w:pPr>
    </w:p>
    <w:p w14:paraId="5961D176">
      <w:pPr>
        <w:rPr>
          <w:rFonts w:ascii="Times" w:hAnsi="Times" w:eastAsia="Times" w:cs="Times"/>
          <w:i/>
        </w:rPr>
      </w:pPr>
      <w:r>
        <w:rPr>
          <w:rFonts w:ascii="Times" w:hAnsi="Times" w:eastAsia="Times" w:cs="Times"/>
          <w:i/>
        </w:rPr>
        <w:t>Examples:</w:t>
      </w:r>
    </w:p>
    <w:p w14:paraId="18AD6EE4">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1985, pp. 585–590.</w:t>
      </w:r>
    </w:p>
    <w:p w14:paraId="5083DE32">
      <w:pPr>
        <w:numPr>
          <w:ilvl w:val="0"/>
          <w:numId w:val="1"/>
        </w:numPr>
        <w:ind w:left="360"/>
        <w:jc w:val="both"/>
      </w:pPr>
      <w:r>
        <w:rPr>
          <w:sz w:val="16"/>
          <w:szCs w:val="16"/>
        </w:rPr>
        <w:t>D. Ebehard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pPr>
        <w:numPr>
          <w:ilvl w:val="0"/>
          <w:numId w:val="1"/>
        </w:numPr>
        <w:pBdr>
          <w:top w:val="none" w:color="auto" w:sz="0" w:space="0"/>
          <w:left w:val="none" w:color="auto" w:sz="0" w:space="0"/>
          <w:bottom w:val="none" w:color="auto" w:sz="0" w:space="0"/>
          <w:right w:val="none" w:color="auto" w:sz="0" w:space="0"/>
          <w:between w:val="none" w:color="auto" w:sz="0" w:space="0"/>
        </w:pBdr>
        <w:ind w:left="360"/>
        <w:jc w:val="both"/>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pPr>
        <w:widowControl w:val="0"/>
        <w:spacing w:before="1" w:line="180" w:lineRule="auto"/>
        <w:rPr>
          <w:color w:val="000000"/>
          <w:sz w:val="18"/>
          <w:szCs w:val="18"/>
        </w:rPr>
      </w:pPr>
    </w:p>
    <w:p w14:paraId="5211F0F4">
      <w:pPr>
        <w:widowControl w:val="0"/>
        <w:spacing w:line="239" w:lineRule="auto"/>
        <w:ind w:left="90" w:right="-54" w:hanging="90"/>
        <w:rPr>
          <w:i/>
          <w:color w:val="000000"/>
        </w:rPr>
      </w:pPr>
      <w:r>
        <w:rPr>
          <w:i/>
          <w:color w:val="000000"/>
        </w:rPr>
        <w:t xml:space="preserve">Basic format for electronic documents (when available online): </w:t>
      </w:r>
    </w:p>
    <w:p w14:paraId="1555B2C2">
      <w:pPr>
        <w:pBdr>
          <w:top w:val="none" w:color="auto" w:sz="0" w:space="0"/>
          <w:left w:val="none" w:color="auto" w:sz="0" w:space="0"/>
          <w:bottom w:val="none" w:color="auto" w:sz="0" w:space="0"/>
          <w:right w:val="none" w:color="auto" w:sz="0" w:space="0"/>
          <w:between w:val="none" w:color="auto" w:sz="0" w:space="0"/>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pPr>
        <w:pBdr>
          <w:top w:val="none" w:color="auto" w:sz="0" w:space="0"/>
          <w:left w:val="none" w:color="auto" w:sz="0" w:space="0"/>
          <w:bottom w:val="none" w:color="auto" w:sz="0" w:space="0"/>
          <w:right w:val="none" w:color="auto" w:sz="0" w:space="0"/>
          <w:between w:val="none" w:color="auto" w:sz="0" w:space="0"/>
        </w:pBdr>
        <w:jc w:val="both"/>
        <w:rPr>
          <w:sz w:val="16"/>
          <w:szCs w:val="16"/>
        </w:rPr>
      </w:pPr>
    </w:p>
    <w:p w14:paraId="13B78875">
      <w:pPr>
        <w:widowControl w:val="0"/>
        <w:spacing w:before="37"/>
        <w:ind w:right="-20"/>
        <w:rPr>
          <w:color w:val="000000"/>
        </w:rPr>
      </w:pPr>
      <w:r>
        <w:rPr>
          <w:i/>
          <w:color w:val="000000"/>
        </w:rPr>
        <w:t>Example:</w:t>
      </w:r>
    </w:p>
    <w:p w14:paraId="02FAAB07">
      <w:pPr>
        <w:numPr>
          <w:ilvl w:val="0"/>
          <w:numId w:val="1"/>
        </w:numPr>
        <w:pBdr>
          <w:top w:val="none" w:color="auto" w:sz="0" w:space="0"/>
          <w:left w:val="none" w:color="auto" w:sz="0" w:space="0"/>
          <w:bottom w:val="none" w:color="auto" w:sz="0" w:space="0"/>
          <w:right w:val="none" w:color="auto" w:sz="0" w:space="0"/>
          <w:between w:val="none" w:color="auto" w:sz="0" w:space="0"/>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pPr>
        <w:pBdr>
          <w:top w:val="none" w:color="auto" w:sz="0" w:space="0"/>
          <w:left w:val="none" w:color="auto" w:sz="0" w:space="0"/>
          <w:bottom w:val="none" w:color="auto" w:sz="0" w:space="0"/>
          <w:right w:val="none" w:color="auto" w:sz="0" w:space="0"/>
          <w:between w:val="none" w:color="auto" w:sz="0" w:space="0"/>
        </w:pBdr>
        <w:ind w:left="1170" w:hanging="360"/>
        <w:jc w:val="both"/>
        <w:rPr>
          <w:color w:val="000000"/>
          <w:sz w:val="16"/>
          <w:szCs w:val="16"/>
        </w:rPr>
      </w:pPr>
      <w:r>
        <w:rPr>
          <w:color w:val="000000"/>
          <w:sz w:val="16"/>
          <w:szCs w:val="16"/>
        </w:rPr>
        <w:t xml:space="preserve"> </w:t>
      </w:r>
    </w:p>
    <w:p w14:paraId="74CF7DAB">
      <w:pPr>
        <w:keepLines/>
        <w:rPr>
          <w:rFonts w:ascii="Times" w:hAnsi="Times" w:eastAsia="Times" w:cs="Times"/>
          <w:i/>
        </w:rPr>
      </w:pPr>
      <w:r>
        <w:rPr>
          <w:rFonts w:ascii="Times" w:hAnsi="Times" w:eastAsia="Times" w:cs="Times"/>
          <w:i/>
        </w:rPr>
        <w:t>Basic format</w:t>
      </w:r>
      <w:r>
        <w:rPr>
          <w:i/>
          <w:color w:val="000000"/>
        </w:rPr>
        <w:t xml:space="preserve"> for patents</w:t>
      </w:r>
      <w:r>
        <w:rPr>
          <w:rFonts w:ascii="Times" w:hAnsi="Times" w:eastAsia="Times" w:cs="Times"/>
          <w:i/>
        </w:rPr>
        <w:t>:</w:t>
      </w:r>
    </w:p>
    <w:p w14:paraId="57151190">
      <w:pPr>
        <w:keepLines/>
        <w:rPr>
          <w:spacing w:val="-2"/>
          <w:sz w:val="16"/>
          <w:szCs w:val="16"/>
        </w:rPr>
      </w:pPr>
      <w:r>
        <w:rPr>
          <w:spacing w:val="-2"/>
          <w:sz w:val="16"/>
          <w:szCs w:val="16"/>
        </w:rPr>
        <w:t xml:space="preserve">J. K. Author, “Title of patent,” U.S. Patent </w:t>
      </w:r>
      <w:r>
        <w:rPr>
          <w:i/>
          <w:spacing w:val="-2"/>
          <w:sz w:val="16"/>
          <w:szCs w:val="16"/>
        </w:rPr>
        <w:t>x xxx xxx</w:t>
      </w:r>
      <w:r>
        <w:rPr>
          <w:spacing w:val="-2"/>
          <w:sz w:val="16"/>
          <w:szCs w:val="16"/>
        </w:rPr>
        <w:t>, Abbrev. Month, day, year.</w:t>
      </w:r>
    </w:p>
    <w:p w14:paraId="508A9CB1">
      <w:pPr>
        <w:keepLines/>
        <w:rPr>
          <w:sz w:val="16"/>
          <w:szCs w:val="16"/>
        </w:rPr>
      </w:pPr>
    </w:p>
    <w:p w14:paraId="5E4FB8AC">
      <w:pPr>
        <w:widowControl w:val="0"/>
        <w:ind w:right="-20"/>
        <w:rPr>
          <w:i/>
          <w:color w:val="000000"/>
        </w:rPr>
      </w:pPr>
      <w:r>
        <w:rPr>
          <w:i/>
        </w:rPr>
        <w:t>Example:</w:t>
      </w:r>
    </w:p>
    <w:p w14:paraId="336C85E3">
      <w:pPr>
        <w:numPr>
          <w:ilvl w:val="0"/>
          <w:numId w:val="1"/>
        </w:numPr>
        <w:pBdr>
          <w:top w:val="none" w:color="auto" w:sz="0" w:space="0"/>
          <w:left w:val="none" w:color="auto" w:sz="0" w:space="0"/>
          <w:bottom w:val="none" w:color="auto" w:sz="0" w:space="0"/>
          <w:right w:val="none" w:color="auto" w:sz="0" w:space="0"/>
          <w:between w:val="none" w:color="auto" w:sz="0" w:space="0"/>
        </w:pBdr>
        <w:ind w:left="360"/>
        <w:jc w:val="both"/>
      </w:pPr>
      <w:r>
        <w:rPr>
          <w:color w:val="000000"/>
          <w:sz w:val="16"/>
          <w:szCs w:val="16"/>
        </w:rPr>
        <w:t>G. Brandli and M. Dick, “Alternating current fed power supply,” U.S. Patent 4 084 217, Nov. 4, 1978.</w:t>
      </w:r>
    </w:p>
    <w:p w14:paraId="164BDCB3">
      <w:pPr>
        <w:rPr>
          <w:rFonts w:eastAsia="Times"/>
          <w:i/>
        </w:rPr>
      </w:pPr>
    </w:p>
    <w:p w14:paraId="6559226A">
      <w:pPr>
        <w:rPr>
          <w:rFonts w:eastAsia="Times"/>
          <w:i/>
        </w:rPr>
      </w:pPr>
      <w:r>
        <w:rPr>
          <w:rFonts w:eastAsia="Times"/>
          <w:i/>
        </w:rPr>
        <w:t>Basic format</w:t>
      </w:r>
      <w:r>
        <w:rPr>
          <w:b/>
          <w:i/>
        </w:rPr>
        <w:t xml:space="preserve"> </w:t>
      </w:r>
      <w:r>
        <w:rPr>
          <w:i/>
        </w:rPr>
        <w:t>for theses (M.S.) and dissertations (Ph.D.):</w:t>
      </w:r>
    </w:p>
    <w:p w14:paraId="278A2B41">
      <w:pPr>
        <w:rPr>
          <w:sz w:val="16"/>
          <w:szCs w:val="16"/>
        </w:rPr>
      </w:pPr>
      <w:r>
        <w:rPr>
          <w:sz w:val="16"/>
          <w:szCs w:val="16"/>
        </w:rPr>
        <w:t>J. K. Author, “Title of thesis,” M.S. thesis, Abbrev. Dept., Abbrev. Univ., City of Univ., Abbrev. State, year.</w:t>
      </w:r>
    </w:p>
    <w:p w14:paraId="7AAA21EB">
      <w:pPr>
        <w:rPr>
          <w:sz w:val="16"/>
          <w:szCs w:val="16"/>
        </w:rPr>
      </w:pPr>
      <w:r>
        <w:rPr>
          <w:sz w:val="16"/>
          <w:szCs w:val="16"/>
        </w:rPr>
        <w:t>J. K. Author, “Title of dissertation,” Ph.D. dissertation, Abbrev. Dept., Abbrev. Univ., City of Univ., Abbrev. State, year.</w:t>
      </w:r>
    </w:p>
    <w:p w14:paraId="505D6CCA">
      <w:pPr>
        <w:rPr>
          <w:sz w:val="16"/>
          <w:szCs w:val="16"/>
        </w:rPr>
      </w:pPr>
    </w:p>
    <w:p w14:paraId="6BE4353F">
      <w:pPr>
        <w:rPr>
          <w:rFonts w:ascii="Times" w:hAnsi="Times" w:eastAsia="Times" w:cs="Times"/>
          <w:i/>
        </w:rPr>
      </w:pPr>
      <w:r>
        <w:rPr>
          <w:rFonts w:ascii="Times" w:hAnsi="Times" w:eastAsia="Times" w:cs="Times"/>
          <w:i/>
        </w:rPr>
        <w:t>Examples:</w:t>
      </w:r>
    </w:p>
    <w:p w14:paraId="2CDB9BE9">
      <w:pPr>
        <w:numPr>
          <w:ilvl w:val="0"/>
          <w:numId w:val="1"/>
        </w:numPr>
        <w:pBdr>
          <w:top w:val="none" w:color="auto" w:sz="0" w:space="0"/>
          <w:left w:val="none" w:color="auto" w:sz="0" w:space="0"/>
          <w:bottom w:val="none" w:color="auto" w:sz="0" w:space="0"/>
          <w:right w:val="none" w:color="auto" w:sz="0" w:space="0"/>
          <w:between w:val="none" w:color="auto" w:sz="0" w:space="0"/>
        </w:pBdr>
        <w:ind w:left="360"/>
        <w:jc w:val="both"/>
      </w:pPr>
      <w:r>
        <w:rPr>
          <w:color w:val="000000"/>
          <w:sz w:val="16"/>
          <w:szCs w:val="16"/>
        </w:rPr>
        <w:t>J. O. Williams, “Narrow-band analyzer,” Ph.D. dissertation, Dept. Elect. Eng., Harvard Univ., Cambridge, MA, USA, 1993.</w:t>
      </w:r>
    </w:p>
    <w:p w14:paraId="7FF91461">
      <w:pPr>
        <w:numPr>
          <w:ilvl w:val="0"/>
          <w:numId w:val="1"/>
        </w:numPr>
        <w:pBdr>
          <w:top w:val="none" w:color="auto" w:sz="0" w:space="0"/>
          <w:left w:val="none" w:color="auto" w:sz="0" w:space="0"/>
          <w:bottom w:val="none" w:color="auto" w:sz="0" w:space="0"/>
          <w:right w:val="none" w:color="auto" w:sz="0" w:space="0"/>
          <w:between w:val="none" w:color="auto" w:sz="0" w:space="0"/>
        </w:pBdr>
        <w:ind w:left="360"/>
        <w:jc w:val="both"/>
      </w:pPr>
      <w:r>
        <w:rPr>
          <w:color w:val="000000"/>
          <w:sz w:val="16"/>
          <w:szCs w:val="16"/>
        </w:rPr>
        <w:t>N. Kawasaki, “Parametric study of thermal and chemical nonequilibrium nozzle flow,” M.S. thesis, Dept. Electron. Eng., Osaka Univ., Osaka, Japan, 1993.</w:t>
      </w:r>
    </w:p>
    <w:p w14:paraId="4CC431C7">
      <w:pPr>
        <w:rPr>
          <w:rFonts w:ascii="Times" w:hAnsi="Times" w:eastAsia="Times" w:cs="Times"/>
          <w:i/>
        </w:rPr>
      </w:pPr>
    </w:p>
    <w:p w14:paraId="118FCC2C">
      <w:pPr>
        <w:rPr>
          <w:rFonts w:ascii="Times" w:hAnsi="Times" w:eastAsia="Times" w:cs="Times"/>
          <w:i/>
        </w:rPr>
      </w:pPr>
      <w:r>
        <w:rPr>
          <w:rFonts w:ascii="Times" w:hAnsi="Times" w:eastAsia="Times" w:cs="Times"/>
          <w:i/>
        </w:rPr>
        <w:t>Basic format for the most common types of unpublished references:</w:t>
      </w:r>
    </w:p>
    <w:p w14:paraId="54985C12">
      <w:pPr>
        <w:rPr>
          <w:sz w:val="16"/>
          <w:szCs w:val="16"/>
        </w:rPr>
      </w:pPr>
      <w:r>
        <w:rPr>
          <w:sz w:val="16"/>
          <w:szCs w:val="16"/>
        </w:rPr>
        <w:t>J. K. Author, private communication, Abbrev. Month, year.</w:t>
      </w:r>
    </w:p>
    <w:p w14:paraId="7410FF32">
      <w:pPr>
        <w:rPr>
          <w:sz w:val="16"/>
          <w:szCs w:val="16"/>
        </w:rPr>
      </w:pPr>
      <w:r>
        <w:rPr>
          <w:sz w:val="16"/>
          <w:szCs w:val="16"/>
        </w:rPr>
        <w:t>J. K. Author, “Title of paper,” unpublished.</w:t>
      </w:r>
    </w:p>
    <w:p w14:paraId="4B1B0724">
      <w:pPr>
        <w:rPr>
          <w:sz w:val="16"/>
          <w:szCs w:val="16"/>
        </w:rPr>
      </w:pPr>
      <w:r>
        <w:rPr>
          <w:sz w:val="16"/>
          <w:szCs w:val="16"/>
        </w:rPr>
        <w:t>J. K. Author, “Title of paper,” to be published.</w:t>
      </w:r>
    </w:p>
    <w:p w14:paraId="700D30E6">
      <w:pPr>
        <w:rPr>
          <w:sz w:val="16"/>
          <w:szCs w:val="16"/>
        </w:rPr>
      </w:pPr>
    </w:p>
    <w:p w14:paraId="66EDD228">
      <w:pPr>
        <w:rPr>
          <w:rFonts w:ascii="Times" w:hAnsi="Times" w:eastAsia="Times" w:cs="Times"/>
          <w:i/>
        </w:rPr>
      </w:pPr>
      <w:r>
        <w:rPr>
          <w:rFonts w:ascii="Times" w:hAnsi="Times" w:eastAsia="Times" w:cs="Times"/>
          <w:i/>
        </w:rPr>
        <w:t>Examples:</w:t>
      </w:r>
    </w:p>
    <w:p w14:paraId="4CA43FD1">
      <w:pPr>
        <w:numPr>
          <w:ilvl w:val="0"/>
          <w:numId w:val="1"/>
        </w:numPr>
        <w:pBdr>
          <w:top w:val="none" w:color="auto" w:sz="0" w:space="0"/>
          <w:left w:val="none" w:color="auto" w:sz="0" w:space="0"/>
          <w:bottom w:val="none" w:color="auto" w:sz="0" w:space="0"/>
          <w:right w:val="none" w:color="auto" w:sz="0" w:space="0"/>
          <w:between w:val="none" w:color="auto" w:sz="0" w:space="0"/>
        </w:pBdr>
        <w:ind w:left="360"/>
        <w:jc w:val="both"/>
      </w:pPr>
      <w:r>
        <w:rPr>
          <w:color w:val="000000"/>
          <w:sz w:val="16"/>
          <w:szCs w:val="16"/>
        </w:rPr>
        <w:t>A. Harrison, private communication, May 1995.</w:t>
      </w:r>
    </w:p>
    <w:p w14:paraId="5431155C">
      <w:pPr>
        <w:numPr>
          <w:ilvl w:val="0"/>
          <w:numId w:val="1"/>
        </w:numPr>
        <w:pBdr>
          <w:top w:val="none" w:color="auto" w:sz="0" w:space="0"/>
          <w:left w:val="none" w:color="auto" w:sz="0" w:space="0"/>
          <w:bottom w:val="none" w:color="auto" w:sz="0" w:space="0"/>
          <w:right w:val="none" w:color="auto" w:sz="0" w:space="0"/>
          <w:between w:val="none" w:color="auto" w:sz="0" w:space="0"/>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pPr>
        <w:numPr>
          <w:ilvl w:val="0"/>
          <w:numId w:val="1"/>
        </w:numPr>
        <w:pBdr>
          <w:top w:val="none" w:color="auto" w:sz="0" w:space="0"/>
          <w:left w:val="none" w:color="auto" w:sz="0" w:space="0"/>
          <w:bottom w:val="none" w:color="auto" w:sz="0" w:space="0"/>
          <w:right w:val="none" w:color="auto" w:sz="0" w:space="0"/>
          <w:between w:val="none" w:color="auto" w:sz="0" w:space="0"/>
        </w:pBdr>
        <w:ind w:left="360"/>
        <w:jc w:val="both"/>
      </w:pPr>
      <w:r>
        <w:rPr>
          <w:color w:val="000000"/>
          <w:sz w:val="16"/>
          <w:szCs w:val="16"/>
        </w:rPr>
        <w:t>A. Brahms, “Representation error for real numbers in binary computer arithmetic,” IEEE Computer Group Repository, Paper R-67-85.</w:t>
      </w:r>
    </w:p>
    <w:p w14:paraId="68B03F24">
      <w:pPr>
        <w:rPr>
          <w:rFonts w:ascii="Times" w:hAnsi="Times" w:eastAsia="Times" w:cs="Times"/>
          <w:i/>
        </w:rPr>
      </w:pPr>
    </w:p>
    <w:p w14:paraId="4C733759">
      <w:pPr>
        <w:rPr>
          <w:rFonts w:ascii="Times" w:hAnsi="Times" w:eastAsia="Times" w:cs="Times"/>
          <w:i/>
        </w:rPr>
      </w:pPr>
      <w:r>
        <w:rPr>
          <w:rFonts w:ascii="Times" w:hAnsi="Times" w:eastAsia="Times" w:cs="Times"/>
          <w:i/>
        </w:rPr>
        <w:t>Basic formats for standards:</w:t>
      </w:r>
    </w:p>
    <w:p w14:paraId="7B1F210D">
      <w:pPr>
        <w:rPr>
          <w:sz w:val="16"/>
          <w:szCs w:val="16"/>
        </w:rPr>
      </w:pPr>
      <w:r>
        <w:rPr>
          <w:sz w:val="16"/>
          <w:szCs w:val="16"/>
        </w:rPr>
        <w:t>a)</w:t>
      </w:r>
      <w:r>
        <w:rPr>
          <w:i/>
          <w:sz w:val="16"/>
          <w:szCs w:val="16"/>
        </w:rPr>
        <w:t xml:space="preserve"> Title of Standard</w:t>
      </w:r>
      <w:r>
        <w:rPr>
          <w:sz w:val="16"/>
          <w:szCs w:val="16"/>
        </w:rPr>
        <w:t>, Standard number, date.</w:t>
      </w:r>
    </w:p>
    <w:p w14:paraId="7443FA1D">
      <w:pPr>
        <w:rPr>
          <w:sz w:val="16"/>
          <w:szCs w:val="16"/>
        </w:rPr>
      </w:pPr>
      <w:r>
        <w:rPr>
          <w:sz w:val="16"/>
          <w:szCs w:val="16"/>
        </w:rPr>
        <w:t xml:space="preserve">b) </w:t>
      </w:r>
      <w:r>
        <w:rPr>
          <w:i/>
          <w:sz w:val="16"/>
          <w:szCs w:val="16"/>
        </w:rPr>
        <w:t>Title of Standard</w:t>
      </w:r>
      <w:r>
        <w:rPr>
          <w:sz w:val="16"/>
          <w:szCs w:val="16"/>
        </w:rPr>
        <w:t>, Standard number, Corporate author, location, date.</w:t>
      </w:r>
    </w:p>
    <w:p w14:paraId="0CF119D5">
      <w:pPr>
        <w:rPr>
          <w:sz w:val="16"/>
          <w:szCs w:val="16"/>
        </w:rPr>
      </w:pPr>
    </w:p>
    <w:p w14:paraId="6EDF1741">
      <w:pPr>
        <w:rPr>
          <w:rFonts w:ascii="Times" w:hAnsi="Times" w:eastAsia="Times" w:cs="Times"/>
          <w:i/>
        </w:rPr>
      </w:pPr>
      <w:r>
        <w:rPr>
          <w:rFonts w:ascii="Times" w:hAnsi="Times" w:eastAsia="Times" w:cs="Times"/>
          <w:i/>
        </w:rPr>
        <w:t>Examples:</w:t>
      </w:r>
    </w:p>
    <w:p w14:paraId="7F8C0807">
      <w:pPr>
        <w:numPr>
          <w:ilvl w:val="0"/>
          <w:numId w:val="1"/>
        </w:numPr>
        <w:pBdr>
          <w:top w:val="none" w:color="auto" w:sz="0" w:space="0"/>
          <w:left w:val="none" w:color="auto" w:sz="0" w:space="0"/>
          <w:bottom w:val="none" w:color="auto" w:sz="0" w:space="0"/>
          <w:right w:val="none" w:color="auto" w:sz="0" w:space="0"/>
          <w:between w:val="none" w:color="auto" w:sz="0" w:space="0"/>
        </w:pBdr>
        <w:ind w:left="360"/>
        <w:jc w:val="both"/>
        <w:rPr>
          <w:color w:val="000000"/>
          <w:sz w:val="16"/>
          <w:szCs w:val="16"/>
        </w:rPr>
      </w:pPr>
      <w:r>
        <w:rPr>
          <w:color w:val="000000"/>
          <w:sz w:val="16"/>
          <w:szCs w:val="16"/>
        </w:rPr>
        <w:t>IEEE Criteria for Class IE Electric Systems, IEEE Standard 308, 1969.</w:t>
      </w:r>
    </w:p>
    <w:p w14:paraId="25EF727E">
      <w:pPr>
        <w:numPr>
          <w:ilvl w:val="0"/>
          <w:numId w:val="1"/>
        </w:numPr>
        <w:pBdr>
          <w:top w:val="none" w:color="auto" w:sz="0" w:space="0"/>
          <w:left w:val="none" w:color="auto" w:sz="0" w:space="0"/>
          <w:bottom w:val="none" w:color="auto" w:sz="0" w:space="0"/>
          <w:right w:val="none" w:color="auto" w:sz="0" w:space="0"/>
          <w:between w:val="none" w:color="auto" w:sz="0" w:space="0"/>
        </w:pBdr>
        <w:ind w:left="360"/>
        <w:jc w:val="both"/>
        <w:rPr>
          <w:color w:val="000000"/>
        </w:rPr>
      </w:pPr>
      <w:r>
        <w:rPr>
          <w:color w:val="000000"/>
          <w:sz w:val="16"/>
          <w:szCs w:val="16"/>
        </w:rPr>
        <w:t>Letter Symbols for Quantities, ANSI Standard Y10.5-1968.</w:t>
      </w:r>
    </w:p>
    <w:p w14:paraId="60B0E832">
      <w:pPr>
        <w:pBdr>
          <w:top w:val="none" w:color="auto" w:sz="0" w:space="0"/>
          <w:left w:val="none" w:color="auto" w:sz="0" w:space="0"/>
          <w:bottom w:val="none" w:color="auto" w:sz="0" w:space="0"/>
          <w:right w:val="none" w:color="auto" w:sz="0" w:space="0"/>
          <w:between w:val="none" w:color="auto" w:sz="0" w:space="0"/>
        </w:pBdr>
        <w:jc w:val="both"/>
        <w:rPr>
          <w:color w:val="000000"/>
          <w:sz w:val="16"/>
          <w:szCs w:val="16"/>
        </w:rPr>
      </w:pPr>
    </w:p>
    <w:p w14:paraId="524A8437">
      <w:pPr>
        <w:rPr>
          <w:rFonts w:ascii="Times" w:hAnsi="Times" w:eastAsia="Times" w:cs="Times"/>
          <w:i/>
        </w:rPr>
      </w:pPr>
      <w:r>
        <w:rPr>
          <w:rFonts w:ascii="Times" w:hAnsi="Times" w:eastAsia="Times" w:cs="Times"/>
          <w:i/>
        </w:rPr>
        <w:t>Basic format for datasets: </w:t>
      </w:r>
    </w:p>
    <w:p w14:paraId="0FBF25E6">
      <w:pPr>
        <w:rPr>
          <w:sz w:val="16"/>
          <w:szCs w:val="16"/>
        </w:rPr>
      </w:pPr>
      <w:r>
        <w:rPr>
          <w:sz w:val="16"/>
          <w:szCs w:val="16"/>
        </w:rPr>
        <w:t>Author,  Date, Year. “Title of Dataset,” distributed by Publisher/Distributor, http://url.com (or if DOI is used, end with a period)</w:t>
      </w:r>
    </w:p>
    <w:p w14:paraId="257A300C">
      <w:pPr>
        <w:rPr>
          <w:rFonts w:ascii="Times" w:hAnsi="Times" w:eastAsia="Times" w:cs="Times"/>
          <w:i/>
        </w:rPr>
      </w:pPr>
    </w:p>
    <w:p w14:paraId="331D9BF5">
      <w:r>
        <w:rPr>
          <w:rFonts w:ascii="Times" w:hAnsi="Times" w:eastAsia="Times" w:cs="Times"/>
          <w:i/>
        </w:rPr>
        <w:t>Example</w:t>
      </w:r>
      <w:r>
        <w:rPr>
          <w:rFonts w:ascii="Times" w:hAnsi="Times" w:cs="Times"/>
          <w:i/>
          <w:iCs/>
          <w:color w:val="000000"/>
        </w:rPr>
        <w:t>: </w:t>
      </w:r>
    </w:p>
    <w:p w14:paraId="11F4D0B6">
      <w:pPr>
        <w:numPr>
          <w:ilvl w:val="0"/>
          <w:numId w:val="1"/>
        </w:numPr>
        <w:pBdr>
          <w:top w:val="none" w:color="auto" w:sz="0" w:space="0"/>
          <w:left w:val="none" w:color="auto" w:sz="0" w:space="0"/>
          <w:bottom w:val="none" w:color="auto" w:sz="0" w:space="0"/>
          <w:right w:val="none" w:color="auto" w:sz="0" w:space="0"/>
          <w:between w:val="none" w:color="auto" w:sz="0" w:space="0"/>
        </w:pBdr>
        <w:ind w:left="360"/>
        <w:jc w:val="both"/>
        <w:rPr>
          <w:sz w:val="16"/>
          <w:szCs w:val="16"/>
        </w:rPr>
      </w:pPr>
      <w:r>
        <w:rPr>
          <w:sz w:val="16"/>
          <w:szCs w:val="16"/>
        </w:rPr>
        <w:t xml:space="preserve">U.S. Department of Health and Human Services, Aug. 2013, “Treatment Episode Dataset: Discharges (TEDS-D): Concatenated, 2006 to 2009,” U.S. </w:t>
      </w:r>
      <w:r>
        <w:rPr>
          <w:color w:val="000000"/>
          <w:sz w:val="16"/>
          <w:szCs w:val="16"/>
        </w:rPr>
        <w:t>Department</w:t>
      </w:r>
      <w:r>
        <w:rPr>
          <w:sz w:val="16"/>
          <w:szCs w:val="16"/>
        </w:rPr>
        <w:t xml:space="preserve"> of Health and Human Services, Substance Abuse and Mental Health Services Administration, Office of Applied Studies, doi: 10.3886/ICPSR30122.v2.</w:t>
      </w:r>
    </w:p>
    <w:p w14:paraId="18412EEA">
      <w:pPr>
        <w:pBdr>
          <w:top w:val="none" w:color="auto" w:sz="0" w:space="0"/>
          <w:left w:val="none" w:color="auto" w:sz="0" w:space="0"/>
          <w:bottom w:val="none" w:color="auto" w:sz="0" w:space="0"/>
          <w:right w:val="none" w:color="auto" w:sz="0" w:space="0"/>
          <w:between w:val="none" w:color="auto" w:sz="0" w:space="0"/>
        </w:pBdr>
        <w:jc w:val="both"/>
        <w:rPr>
          <w:color w:val="000000"/>
        </w:rPr>
      </w:pPr>
    </w:p>
    <w:p w14:paraId="7F2657B0">
      <w:pPr>
        <w:rPr>
          <w:rFonts w:ascii="Times" w:hAnsi="Times" w:eastAsia="Times" w:cs="Times"/>
          <w:i/>
        </w:rPr>
      </w:pPr>
      <w:r>
        <w:rPr>
          <w:rFonts w:ascii="Times" w:hAnsi="Times" w:eastAsia="Times" w:cs="Times"/>
          <w:i/>
        </w:rPr>
        <w:t>Basic format for code:</w:t>
      </w:r>
    </w:p>
    <w:p w14:paraId="44FAB2C0">
      <w:pPr>
        <w:rPr>
          <w:rFonts w:ascii="Times" w:hAnsi="Times" w:cs="Times"/>
          <w:color w:val="000000"/>
          <w:sz w:val="16"/>
          <w:szCs w:val="16"/>
        </w:rPr>
      </w:pPr>
      <w:r>
        <w:rPr>
          <w:rFonts w:ascii="Times" w:hAnsi="Times" w:cs="Times"/>
          <w:color w:val="000000"/>
          <w:sz w:val="16"/>
          <w:szCs w:val="16"/>
        </w:rPr>
        <w:t>Author,  Date published or disseminated, Year. “Complete title, including ed./vers.#,” distributed by Publisher/</w:t>
      </w:r>
      <w:r>
        <w:rPr>
          <w:sz w:val="16"/>
          <w:szCs w:val="16"/>
        </w:rPr>
        <w:t>Distributor</w:t>
      </w:r>
      <w:r>
        <w:rPr>
          <w:rFonts w:ascii="Times" w:hAnsi="Times" w:cs="Times"/>
          <w:color w:val="000000"/>
          <w:sz w:val="16"/>
          <w:szCs w:val="16"/>
        </w:rPr>
        <w:t>, http://url.com (or if DOI is used, end with a period)</w:t>
      </w:r>
    </w:p>
    <w:p w14:paraId="13ABE847">
      <w:pPr>
        <w:pBdr>
          <w:top w:val="none" w:color="auto" w:sz="0" w:space="0"/>
          <w:left w:val="none" w:color="auto" w:sz="0" w:space="0"/>
          <w:bottom w:val="none" w:color="auto" w:sz="0" w:space="0"/>
          <w:right w:val="none" w:color="auto" w:sz="0" w:space="0"/>
          <w:between w:val="none" w:color="auto" w:sz="0" w:space="0"/>
        </w:pBdr>
        <w:jc w:val="both"/>
        <w:rPr>
          <w:color w:val="000000"/>
        </w:rPr>
      </w:pPr>
    </w:p>
    <w:p w14:paraId="4494678B">
      <w:pPr>
        <w:rPr>
          <w:rFonts w:ascii="Times" w:hAnsi="Times" w:cs="Times"/>
          <w:i/>
          <w:iCs/>
          <w:color w:val="000000"/>
        </w:rPr>
      </w:pPr>
      <w:r>
        <w:rPr>
          <w:rFonts w:ascii="Times" w:hAnsi="Times" w:eastAsia="Times" w:cs="Times"/>
          <w:i/>
        </w:rPr>
        <w:t>Example</w:t>
      </w:r>
      <w:r>
        <w:rPr>
          <w:rFonts w:ascii="Times" w:hAnsi="Times" w:cs="Times"/>
          <w:i/>
          <w:iCs/>
          <w:color w:val="000000"/>
        </w:rPr>
        <w:t>: </w:t>
      </w:r>
    </w:p>
    <w:p w14:paraId="34D70B27">
      <w:pPr>
        <w:numPr>
          <w:ilvl w:val="0"/>
          <w:numId w:val="1"/>
        </w:numPr>
        <w:pBdr>
          <w:top w:val="none" w:color="auto" w:sz="0" w:space="0"/>
          <w:left w:val="none" w:color="auto" w:sz="0" w:space="0"/>
          <w:bottom w:val="none" w:color="auto" w:sz="0" w:space="0"/>
          <w:right w:val="none" w:color="auto" w:sz="0" w:space="0"/>
          <w:between w:val="none" w:color="auto" w:sz="0" w:space="0"/>
        </w:pBdr>
        <w:ind w:left="360"/>
        <w:jc w:val="both"/>
        <w:rPr>
          <w:sz w:val="16"/>
          <w:szCs w:val="16"/>
        </w:rPr>
      </w:pPr>
      <w:r>
        <w:rPr>
          <w:rFonts w:ascii="Times" w:hAnsi="Times" w:cs="Times"/>
          <w:color w:val="000000"/>
          <w:sz w:val="16"/>
          <w:szCs w:val="16"/>
        </w:rPr>
        <w:t>T. D’Martin and S. Soares, 2019, “Code for Assessment of Markov Decision Processes in Long-Term Hydrothermal Scheduling of Single-Reservoir Systems (Version 1.0),” Code Ocean, doi: _1.24433/CO.7212286.v1</w:t>
      </w:r>
    </w:p>
    <w:p w14:paraId="59F5C88B">
      <w:pPr>
        <w:pBdr>
          <w:top w:val="none" w:color="auto" w:sz="0" w:space="0"/>
          <w:left w:val="none" w:color="auto" w:sz="0" w:space="0"/>
          <w:bottom w:val="none" w:color="auto" w:sz="0" w:space="0"/>
          <w:right w:val="none" w:color="auto" w:sz="0" w:space="0"/>
          <w:between w:val="none" w:color="auto" w:sz="0" w:space="0"/>
        </w:pBdr>
        <w:spacing w:before="30"/>
        <w:jc w:val="both"/>
        <w:rPr>
          <w:color w:val="000000"/>
        </w:rPr>
      </w:pPr>
    </w:p>
    <w:p w14:paraId="40D15B3E">
      <w:pPr>
        <w:rPr>
          <w:color w:val="000000"/>
        </w:rPr>
      </w:pPr>
    </w:p>
    <w:p w14:paraId="73C90705">
      <w:pPr>
        <w:pBdr>
          <w:top w:val="none" w:color="auto" w:sz="0" w:space="0"/>
          <w:left w:val="none" w:color="auto" w:sz="0" w:space="0"/>
          <w:bottom w:val="none" w:color="auto" w:sz="0" w:space="0"/>
          <w:right w:val="none" w:color="auto" w:sz="0" w:space="0"/>
          <w:between w:val="none" w:color="auto" w:sz="0" w:space="0"/>
        </w:pBdr>
        <w:jc w:val="both"/>
        <w:rPr>
          <w:color w:val="000000"/>
        </w:rPr>
      </w:pPr>
      <w:r>
        <w:drawing>
          <wp:anchor distT="0" distB="0" distL="114300" distR="114300" simplePos="0" relativeHeight="251659264" behindDoc="0" locked="0" layoutInCell="1" allowOverlap="1">
            <wp:simplePos x="0" y="0"/>
            <wp:positionH relativeFrom="column">
              <wp:posOffset>1905</wp:posOffset>
            </wp:positionH>
            <wp:positionV relativeFrom="paragraph">
              <wp:posOffset>48260</wp:posOffset>
            </wp:positionV>
            <wp:extent cx="931545" cy="114681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31545" cy="1146810"/>
                    </a:xfrm>
                    <a:prstGeom prst="rect">
                      <a:avLst/>
                    </a:prstGeom>
                  </pic:spPr>
                </pic:pic>
              </a:graphicData>
            </a:graphic>
          </wp:anchor>
        </w:drawing>
      </w:r>
      <w:r>
        <w:rPr>
          <w:b/>
          <w:color w:val="000000"/>
        </w:rPr>
        <w:t>First A. Author</w:t>
      </w:r>
      <w:r>
        <w:rPr>
          <w:color w:val="000000"/>
        </w:rPr>
        <w:t xml:space="preserve"> (</w:t>
      </w:r>
      <w:r>
        <w:t>Fellow, IEEE</w:t>
      </w:r>
      <w:r>
        <w:rPr>
          <w:color w:val="000000"/>
        </w:rPr>
        <w:t xml:space="preserve">) and all authors may include biographies if </w:t>
      </w:r>
      <w:r>
        <w:t>the publication allows. Biographies are often not included in conference-related papers. Please check the Information for Authors to confirm</w:t>
      </w:r>
      <w:r>
        <w:rPr>
          <w:color w:val="000000"/>
        </w:rPr>
        <w:t xml:space="preserve">. </w:t>
      </w:r>
      <w:r>
        <w:t>Author photos should be current, professional images of the head and shoulders.</w:t>
      </w:r>
      <w:r>
        <w:rPr>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pPr>
        <w:pBdr>
          <w:top w:val="none" w:color="auto" w:sz="0" w:space="0"/>
          <w:left w:val="none" w:color="auto" w:sz="0" w:space="0"/>
          <w:bottom w:val="none" w:color="auto" w:sz="0" w:space="0"/>
          <w:right w:val="none" w:color="auto" w:sz="0" w:space="0"/>
          <w:between w:val="none" w:color="auto" w:sz="0" w:space="0"/>
        </w:pBdr>
        <w:ind w:firstLine="202"/>
        <w:jc w:val="both"/>
        <w:rPr>
          <w:color w:val="000000"/>
        </w:rPr>
      </w:pPr>
      <w:r>
        <w:rPr>
          <w:color w:val="000000"/>
        </w:rPr>
        <w:t>The second paragraph uses the preferred third</w:t>
      </w:r>
      <w:r>
        <w:t xml:space="preserve"> person </w:t>
      </w:r>
      <w:r>
        <w:rPr>
          <w:color w:val="000000"/>
        </w:rPr>
        <w:t>pronoun (he</w:t>
      </w:r>
      <w:r>
        <w:t>,</w:t>
      </w:r>
      <w:r>
        <w:rPr>
          <w:color w:val="000000"/>
        </w:rPr>
        <w:t xml:space="preserve"> she, they, et</w:t>
      </w:r>
      <w:r>
        <w:t>c.</w:t>
      </w:r>
      <w:r>
        <w:rPr>
          <w:color w:val="000000"/>
        </w:rPr>
        <w:t xml:space="preserve">) and not the author’s last name. It lists military and work experience, including summer and fellowship jobs. Job titles are capitalized. The current job must have a location; previous positions may be listed without one. Information concerning previous publications may be included. The format for listing publishers of a book within the biography is: </w:t>
      </w:r>
      <w:r>
        <w:rPr>
          <w:i/>
        </w:rPr>
        <w:t>T</w:t>
      </w:r>
      <w:r>
        <w:rPr>
          <w:i/>
          <w:color w:val="000000"/>
        </w:rPr>
        <w:t xml:space="preserve">itle of </w:t>
      </w:r>
      <w:r>
        <w:rPr>
          <w:i/>
        </w:rPr>
        <w:t>B</w:t>
      </w:r>
      <w:r>
        <w:rPr>
          <w:i/>
          <w:color w:val="000000"/>
        </w:rPr>
        <w:t>ook</w:t>
      </w:r>
      <w:r>
        <w:rPr>
          <w:color w:val="000000"/>
        </w:rPr>
        <w:t xml:space="preserve"> (publisher name, year) similar to a reference. Current and previous research interests end the paragraph.</w:t>
      </w:r>
    </w:p>
    <w:p w14:paraId="035A69EA">
      <w:pPr>
        <w:pBdr>
          <w:top w:val="none" w:color="auto" w:sz="0" w:space="0"/>
          <w:left w:val="none" w:color="auto" w:sz="0" w:space="0"/>
          <w:bottom w:val="none" w:color="auto" w:sz="0" w:space="0"/>
          <w:right w:val="none" w:color="auto" w:sz="0" w:space="0"/>
          <w:between w:val="none" w:color="auto" w:sz="0" w:space="0"/>
        </w:pBdr>
        <w:ind w:firstLine="202"/>
        <w:jc w:val="both"/>
        <w:rPr>
          <w:color w:val="000000"/>
        </w:rPr>
      </w:pPr>
      <w:r>
        <w:rPr>
          <w:color w:val="000000"/>
        </w:rPr>
        <w:t xml:space="preserve">The third paragraph begins with the author’s preferred title and last name (e.g., Dr. Smith, Prof. Jones, Mr. Kajor, Ms. Hunter, Mx. Riley). List any memberships in professional societies other than the IEEE. Finally, list any awards and work for IEEE committees and publications. </w:t>
      </w:r>
    </w:p>
    <w:p w14:paraId="2F9336D9">
      <w:pPr>
        <w:pBdr>
          <w:top w:val="none" w:color="auto" w:sz="0" w:space="0"/>
          <w:left w:val="none" w:color="auto" w:sz="0" w:space="0"/>
          <w:bottom w:val="none" w:color="auto" w:sz="0" w:space="0"/>
          <w:right w:val="none" w:color="auto" w:sz="0" w:space="0"/>
          <w:between w:val="none" w:color="auto" w:sz="0" w:space="0"/>
        </w:pBdr>
        <w:tabs>
          <w:tab w:val="left" w:pos="450"/>
        </w:tabs>
        <w:jc w:val="both"/>
        <w:rPr>
          <w:color w:val="000000"/>
        </w:rPr>
      </w:pPr>
    </w:p>
    <w:p w14:paraId="5F4B47C0">
      <w:pPr>
        <w:pBdr>
          <w:top w:val="none" w:color="auto" w:sz="0" w:space="0"/>
          <w:left w:val="none" w:color="auto" w:sz="0" w:space="0"/>
          <w:bottom w:val="none" w:color="auto" w:sz="0" w:space="0"/>
          <w:right w:val="none" w:color="auto" w:sz="0" w:space="0"/>
          <w:between w:val="none" w:color="auto" w:sz="0" w:space="0"/>
        </w:pBdr>
        <w:tabs>
          <w:tab w:val="left" w:pos="450"/>
        </w:tabs>
        <w:jc w:val="both"/>
        <w:rPr>
          <w:color w:val="000000"/>
        </w:rPr>
      </w:pPr>
    </w:p>
    <w:p w14:paraId="3E9DF21A">
      <w:pPr>
        <w:jc w:val="both"/>
        <w:rPr>
          <w:rFonts w:ascii="Times" w:hAnsi="Times" w:eastAsia="Times" w:cs="Times"/>
        </w:rPr>
      </w:pPr>
      <w:r>
        <w:rPr>
          <w:b/>
        </w:rPr>
        <w:t>Second B. Author</w:t>
      </w:r>
      <w:r>
        <w:rPr>
          <w:bCs/>
        </w:rPr>
        <w:t>,</w:t>
      </w:r>
      <w:r>
        <w:t xml:space="preserve"> </w:t>
      </w:r>
      <w:r>
        <w:rPr>
          <w:rFonts w:ascii="Times" w:hAnsi="Times" w:eastAsia="Times" w:cs="Times"/>
        </w:rPr>
        <w:t xml:space="preserve">photograph and biography not available at the time of publication.  </w:t>
      </w:r>
    </w:p>
    <w:p w14:paraId="660C7766">
      <w:pPr>
        <w:jc w:val="both"/>
        <w:rPr>
          <w:rFonts w:ascii="Times" w:hAnsi="Times" w:eastAsia="Times" w:cs="Times"/>
        </w:rPr>
      </w:pPr>
    </w:p>
    <w:p w14:paraId="41C918F2">
      <w:pPr>
        <w:jc w:val="both"/>
        <w:rPr>
          <w:rFonts w:ascii="Times" w:hAnsi="Times" w:eastAsia="Times" w:cs="Times"/>
        </w:rPr>
      </w:pPr>
      <w:r>
        <w:rPr>
          <w:b/>
        </w:rPr>
        <w:t xml:space="preserve">Third C. Author Jr. </w:t>
      </w:r>
      <w:r>
        <w:rPr>
          <w:rFonts w:ascii="Times" w:hAnsi="Times" w:eastAsia="Times" w:cs="Times"/>
        </w:rPr>
        <w:t>(Member, IEEE), photograph and biography not available at the time of publication.</w:t>
      </w:r>
    </w:p>
    <w:sectPr>
      <w:footnotePr>
        <w:numRestart w:val="eachSect"/>
      </w:footnotePr>
      <w:type w:val="continuous"/>
      <w:pgSz w:w="12240" w:h="15840"/>
      <w:pgMar w:top="1008" w:right="936" w:bottom="1008" w:left="936" w:header="432" w:footer="432" w:gutter="0"/>
      <w:pgNumType w:start="1"/>
      <w:cols w:equalWidth="0" w:num="2">
        <w:col w:w="5040" w:space="288"/>
        <w:col w:w="5040"/>
      </w:cols>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作者" w:date="2026-09-23T11:23:53Z" w:initials="A">
    <w:p w14:paraId="49E1B704">
      <w:pPr>
        <w:pStyle w:val="12"/>
        <w:rPr>
          <w:rFonts w:hint="default" w:eastAsia="宋体"/>
          <w:lang w:val="en-US" w:eastAsia="zh-CN"/>
        </w:rPr>
      </w:pPr>
      <w:r>
        <w:rPr>
          <w:rFonts w:hint="eastAsia" w:eastAsia="宋体"/>
          <w:lang w:val="en-US" w:eastAsia="zh-CN"/>
        </w:rPr>
        <w:t>批注测试</w:t>
      </w:r>
    </w:p>
  </w:comment>
  <w:comment w:id="1" w:author="作者" w:date="2026-09-23T11:24:17Z" w:initials="A">
    <w:p w14:paraId="3E9AE85D">
      <w:pPr>
        <w:pStyle w:val="12"/>
        <w:rPr>
          <w:rFonts w:hint="default" w:eastAsia="宋体"/>
          <w:lang w:val="en-US" w:eastAsia="zh-CN"/>
        </w:rPr>
      </w:pPr>
      <w:r>
        <w:rPr>
          <w:rFonts w:hint="eastAsia" w:eastAsia="宋体"/>
          <w:lang w:val="en-US" w:eastAsia="zh-CN"/>
        </w:rPr>
        <w:t>批注回复测试</w:t>
      </w:r>
    </w:p>
  </w:comment>
  <w:comment w:id="2" w:author="作者" w:date="2026-09-23T11:24:39Z" w:initials="A">
    <w:p w14:paraId="0E0705AC">
      <w:pPr>
        <w:pStyle w:val="12"/>
        <w:rPr>
          <w:rFonts w:hint="default" w:eastAsia="宋体"/>
          <w:lang w:val="en-US" w:eastAsia="zh-CN"/>
        </w:rPr>
      </w:pPr>
      <w:r>
        <w:rPr>
          <w:rFonts w:hint="eastAsia" w:eastAsia="宋体"/>
          <w:lang w:val="en-US" w:eastAsia="zh-CN"/>
        </w:rPr>
        <w:t>批注测试2</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9E1B704" w15:done="0"/>
  <w15:commentEx w15:paraId="3E9AE85D" w15:done="0" w15:paraIdParent="49E1B704"/>
  <w15:commentEx w15:paraId="0E0705AC" w15:done="1"/>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askerville">
    <w:altName w:val="Perpetua"/>
    <w:panose1 w:val="00000000000000000000"/>
    <w:charset w:val="00"/>
    <w:family w:val="auto"/>
    <w:pitch w:val="default"/>
    <w:sig w:usb0="00000000" w:usb1="00000000" w:usb2="00000000" w:usb3="00000000" w:csb0="000001FB" w:csb1="00000000"/>
  </w:font>
  <w:font w:name="Perpetua">
    <w:panose1 w:val="02020502060401020303"/>
    <w:charset w:val="00"/>
    <w:family w:val="auto"/>
    <w:pitch w:val="default"/>
    <w:sig w:usb0="00000003" w:usb1="00000000" w:usb2="00000000" w:usb3="00000000" w:csb0="20000001" w:csb1="00000000"/>
  </w:font>
  <w:font w:name="Formata-Regular">
    <w:altName w:val="Calibri"/>
    <w:panose1 w:val="00000000000000000000"/>
    <w:charset w:val="4D"/>
    <w:family w:val="auto"/>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Arial">
    <w:panose1 w:val="020B0604020202020204"/>
    <w:charset w:val="00"/>
    <w:family w:val="swiss"/>
    <w:pitch w:val="default"/>
    <w:sig w:usb0="E0002EFF" w:usb1="C000785B" w:usb2="00000009" w:usb3="00000000" w:csb0="400001FF" w:csb1="FFFF0000"/>
  </w:font>
  <w:font w:name="Georgia">
    <w:panose1 w:val="02040502050405020303"/>
    <w:charset w:val="00"/>
    <w:family w:val="roman"/>
    <w:pitch w:val="default"/>
    <w:sig w:usb0="00000287" w:usb1="00000000" w:usb2="00000000" w:usb3="00000000" w:csb0="2000009F" w:csb1="00000000"/>
  </w:font>
  <w:font w:name="Times">
    <w:altName w:val="Times New Roman"/>
    <w:panose1 w:val="02020603050405020304"/>
    <w:charset w:val="00"/>
    <w:family w:val="roman"/>
    <w:pitch w:val="default"/>
    <w:sig w:usb0="00000000" w:usb1="00000000" w:usb2="00000009" w:usb3="00000000" w:csb0="000001FF" w:csb1="00000000"/>
  </w:font>
  <w:font w:name="NimbusRomNo9L-Regu">
    <w:altName w:val="Calibri"/>
    <w:panose1 w:val="00000000000000000000"/>
    <w:charset w:val="00"/>
    <w:family w:val="auto"/>
    <w:pitch w:val="default"/>
    <w:sig w:usb0="00000000" w:usb1="00000000" w:usb2="00000010" w:usb3="00000000" w:csb0="00020001"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footnote>
  <w:footnote w:type="continuationSeparator" w:id="5">
    <w:p/>
  </w:footnote>
  <w:footnote w:id="0">
    <w:p w14:paraId="350D71A7">
      <w:pPr>
        <w:keepLines/>
        <w:pBdr>
          <w:top w:val="none" w:color="auto" w:sz="0" w:space="0"/>
          <w:left w:val="none" w:color="auto" w:sz="0" w:space="0"/>
          <w:bottom w:val="none" w:color="auto" w:sz="0" w:space="0"/>
          <w:right w:val="none" w:color="auto" w:sz="0" w:space="0"/>
          <w:between w:val="none" w:color="auto" w:sz="0" w:space="0"/>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Second B. Author). </w:t>
      </w:r>
      <w:r>
        <w:rPr>
          <w:sz w:val="16"/>
          <w:szCs w:val="16"/>
        </w:rPr>
        <w:t xml:space="preserve">Here you may also indicate if authors contributed equally or if there are co-first authors. </w:t>
      </w:r>
    </w:p>
    <w:p w14:paraId="5FCDE783">
      <w:pPr>
        <w:keepLines/>
        <w:pBdr>
          <w:top w:val="none" w:color="auto" w:sz="0" w:space="0"/>
          <w:left w:val="none" w:color="auto" w:sz="0" w:space="0"/>
          <w:bottom w:val="none" w:color="auto" w:sz="0" w:space="0"/>
          <w:right w:val="none" w:color="auto" w:sz="0" w:space="0"/>
          <w:between w:val="none" w:color="auto" w:sz="0" w:space="0"/>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pPr>
        <w:keepLines/>
        <w:pBdr>
          <w:top w:val="none" w:color="auto" w:sz="0" w:space="0"/>
          <w:left w:val="none" w:color="auto" w:sz="0" w:space="0"/>
          <w:bottom w:val="none" w:color="auto" w:sz="0" w:space="0"/>
          <w:right w:val="none" w:color="auto" w:sz="0" w:space="0"/>
          <w:between w:val="none" w:color="auto" w:sz="0" w:space="0"/>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pPr>
        <w:keepLines/>
        <w:pBdr>
          <w:top w:val="none" w:color="auto" w:sz="0" w:space="0"/>
          <w:left w:val="none" w:color="auto" w:sz="0" w:space="0"/>
          <w:bottom w:val="none" w:color="auto" w:sz="0" w:space="0"/>
          <w:right w:val="none" w:color="auto" w:sz="0" w:space="0"/>
          <w:between w:val="none" w:color="auto" w:sz="0" w:space="0"/>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pPr>
        <w:pStyle w:val="18"/>
      </w:pPr>
      <w:r>
        <w:t>Color versions of one or more of the figures in this article are available online at http://ieeexplore.ieee.org</w:t>
      </w:r>
    </w:p>
  </w:footnote>
  <w:footnote w:id="1">
    <w:p w14:paraId="00256728">
      <w:pPr>
        <w:pBdr>
          <w:top w:val="none" w:color="auto" w:sz="0" w:space="0"/>
          <w:left w:val="none" w:color="auto" w:sz="0" w:space="0"/>
          <w:bottom w:val="none" w:color="auto" w:sz="0" w:space="0"/>
          <w:right w:val="none" w:color="auto" w:sz="0" w:space="0"/>
          <w:between w:val="none" w:color="auto" w:sz="0" w:space="0"/>
        </w:pBdr>
        <w:ind w:firstLine="202"/>
        <w:jc w:val="both"/>
        <w:rPr>
          <w:color w:val="000000"/>
          <w:sz w:val="16"/>
          <w:szCs w:val="16"/>
        </w:rPr>
      </w:pPr>
      <w:r>
        <w:rPr>
          <w:rStyle w:val="28"/>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D9899">
    <w:pPr>
      <w:jc w:val="right"/>
    </w:pPr>
    <w:r>
      <w:fldChar w:fldCharType="begin"/>
    </w:r>
    <w:r>
      <w:instrText xml:space="preserve">PAGE</w:instrText>
    </w:r>
    <w:r>
      <w:fldChar w:fldCharType="separate"/>
    </w:r>
    <w:r>
      <w:t>3</w:t>
    </w:r>
    <w:r>
      <w:fldChar w:fldCharType="end"/>
    </w:r>
  </w:p>
  <w:p w14:paraId="3F33F23C">
    <w:pPr>
      <w:ind w:right="360"/>
    </w:pPr>
    <w:r>
      <w:t>&gt; REPLACE THIS LINE WITH YOUR MANUSCRIPT ID NUMBER (DOUBLE-CLICK HERE TO EDIT) &lt;</w:t>
    </w:r>
  </w:p>
  <w:p w14:paraId="46E0BAAB">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3C2982"/>
    <w:multiLevelType w:val="multilevel"/>
    <w:tmpl w:val="043C2982"/>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
    <w:nsid w:val="119C305F"/>
    <w:multiLevelType w:val="multilevel"/>
    <w:tmpl w:val="119C30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44604766"/>
    <w:multiLevelType w:val="multilevel"/>
    <w:tmpl w:val="44604766"/>
    <w:lvl w:ilvl="0" w:tentative="0">
      <w:start w:val="1"/>
      <w:numFmt w:val="decimal"/>
      <w:pStyle w:val="3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3">
    <w:nsid w:val="466B4453"/>
    <w:multiLevelType w:val="multilevel"/>
    <w:tmpl w:val="466B4453"/>
    <w:lvl w:ilvl="0" w:tentative="0">
      <w:start w:val="1"/>
      <w:numFmt w:val="upperRoman"/>
      <w:lvlText w:val="%1."/>
      <w:lvlJc w:val="left"/>
      <w:pPr>
        <w:ind w:left="0" w:firstLine="0"/>
      </w:pPr>
    </w:lvl>
    <w:lvl w:ilvl="1" w:tentative="0">
      <w:start w:val="1"/>
      <w:numFmt w:val="decimal"/>
      <w:lvlText w:val="%2)"/>
      <w:lvlJc w:val="left"/>
      <w:pPr>
        <w:ind w:left="450" w:hanging="360"/>
      </w:pPr>
      <w:rPr>
        <w:b w:val="0"/>
        <w:i w:val="0"/>
        <w:u w:val="none"/>
      </w:rPr>
    </w:lvl>
    <w:lvl w:ilvl="2" w:tentative="0">
      <w:start w:val="1"/>
      <w:numFmt w:val="decimal"/>
      <w:lvlText w:val="%3)"/>
      <w:lvlJc w:val="left"/>
      <w:pPr>
        <w:ind w:left="0" w:firstLine="0"/>
      </w:pPr>
      <w:rPr>
        <w:i/>
      </w:rPr>
    </w:lvl>
    <w:lvl w:ilvl="3" w:tentative="0">
      <w:start w:val="1"/>
      <w:numFmt w:val="lowerLetter"/>
      <w:lvlText w:val="%4)"/>
      <w:lvlJc w:val="left"/>
      <w:pPr>
        <w:ind w:left="1152" w:hanging="720"/>
      </w:pPr>
    </w:lvl>
    <w:lvl w:ilvl="4" w:tentative="0">
      <w:start w:val="1"/>
      <w:numFmt w:val="decimal"/>
      <w:lvlText w:val="(%5)"/>
      <w:lvlJc w:val="left"/>
      <w:pPr>
        <w:ind w:left="1872" w:hanging="720"/>
      </w:pPr>
    </w:lvl>
    <w:lvl w:ilvl="5" w:tentative="0">
      <w:start w:val="1"/>
      <w:numFmt w:val="lowerLetter"/>
      <w:lvlText w:val="(%6)"/>
      <w:lvlJc w:val="left"/>
      <w:pPr>
        <w:ind w:left="2592" w:hanging="720"/>
      </w:pPr>
    </w:lvl>
    <w:lvl w:ilvl="6" w:tentative="0">
      <w:start w:val="1"/>
      <w:numFmt w:val="lowerRoman"/>
      <w:lvlText w:val="(%7)"/>
      <w:lvlJc w:val="left"/>
      <w:pPr>
        <w:ind w:left="3312" w:hanging="720"/>
      </w:pPr>
    </w:lvl>
    <w:lvl w:ilvl="7" w:tentative="0">
      <w:start w:val="1"/>
      <w:numFmt w:val="lowerLetter"/>
      <w:lvlText w:val="(%8)"/>
      <w:lvlJc w:val="left"/>
      <w:pPr>
        <w:ind w:left="4032" w:hanging="720"/>
      </w:pPr>
    </w:lvl>
    <w:lvl w:ilvl="8" w:tentative="0">
      <w:start w:val="1"/>
      <w:numFmt w:val="lowerRoman"/>
      <w:lvlText w:val="(%9)"/>
      <w:lvlJc w:val="left"/>
      <w:pPr>
        <w:ind w:left="4752" w:hanging="720"/>
      </w:pPr>
    </w:lvl>
  </w:abstractNum>
  <w:abstractNum w:abstractNumId="4">
    <w:nsid w:val="4CC97A8F"/>
    <w:multiLevelType w:val="multilevel"/>
    <w:tmpl w:val="4CC97A8F"/>
    <w:lvl w:ilvl="0" w:tentative="0">
      <w:start w:val="1"/>
      <w:numFmt w:val="decimal"/>
      <w:lvlText w:val="[%1]"/>
      <w:lvlJc w:val="left"/>
      <w:pPr>
        <w:ind w:left="990" w:hanging="360"/>
      </w:pPr>
      <w:rPr>
        <w:i w:val="0"/>
        <w:sz w:val="16"/>
        <w:szCs w:val="16"/>
      </w:rPr>
    </w:lvl>
    <w:lvl w:ilvl="1" w:tentative="0">
      <w:start w:val="1"/>
      <w:numFmt w:val="bullet"/>
      <w:pStyle w:val="3"/>
      <w:lvlText w:val=""/>
      <w:lvlJc w:val="left"/>
      <w:pPr>
        <w:ind w:left="0" w:firstLine="0"/>
      </w:pPr>
    </w:lvl>
    <w:lvl w:ilvl="2" w:tentative="0">
      <w:start w:val="1"/>
      <w:numFmt w:val="bullet"/>
      <w:pStyle w:val="4"/>
      <w:lvlText w:val=""/>
      <w:lvlJc w:val="left"/>
      <w:pPr>
        <w:ind w:left="0" w:firstLine="0"/>
      </w:pPr>
    </w:lvl>
    <w:lvl w:ilvl="3" w:tentative="0">
      <w:start w:val="1"/>
      <w:numFmt w:val="bullet"/>
      <w:pStyle w:val="5"/>
      <w:lvlText w:val=""/>
      <w:lvlJc w:val="left"/>
      <w:pPr>
        <w:ind w:left="0" w:firstLine="0"/>
      </w:pPr>
    </w:lvl>
    <w:lvl w:ilvl="4" w:tentative="0">
      <w:start w:val="1"/>
      <w:numFmt w:val="bullet"/>
      <w:pStyle w:val="6"/>
      <w:lvlText w:val=""/>
      <w:lvlJc w:val="left"/>
      <w:pPr>
        <w:ind w:left="0" w:firstLine="0"/>
      </w:pPr>
    </w:lvl>
    <w:lvl w:ilvl="5" w:tentative="0">
      <w:start w:val="1"/>
      <w:numFmt w:val="bullet"/>
      <w:pStyle w:val="7"/>
      <w:lvlText w:val=""/>
      <w:lvlJc w:val="left"/>
      <w:pPr>
        <w:ind w:left="0" w:firstLine="0"/>
      </w:pPr>
    </w:lvl>
    <w:lvl w:ilvl="6" w:tentative="0">
      <w:start w:val="1"/>
      <w:numFmt w:val="bullet"/>
      <w:pStyle w:val="8"/>
      <w:lvlText w:val=""/>
      <w:lvlJc w:val="left"/>
      <w:pPr>
        <w:ind w:left="0" w:firstLine="0"/>
      </w:pPr>
    </w:lvl>
    <w:lvl w:ilvl="7" w:tentative="0">
      <w:start w:val="1"/>
      <w:numFmt w:val="bullet"/>
      <w:pStyle w:val="9"/>
      <w:lvlText w:val=""/>
      <w:lvlJc w:val="left"/>
      <w:pPr>
        <w:ind w:left="0" w:firstLine="0"/>
      </w:pPr>
    </w:lvl>
    <w:lvl w:ilvl="8" w:tentative="0">
      <w:start w:val="1"/>
      <w:numFmt w:val="bullet"/>
      <w:pStyle w:val="10"/>
      <w:lvlText w:val=""/>
      <w:lvlJc w:val="left"/>
      <w:pPr>
        <w:ind w:left="0" w:firstLine="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removePersonalInformation/>
  <w:documentProtection w:enforcement="0"/>
  <w:defaultTabStop w:val="720"/>
  <w:characterSpacingControl w:val="doNotCompress"/>
  <w:footnotePr>
    <w:footnote w:id="4"/>
    <w:footnote w:id="5"/>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 w:val="7BDC75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uiPriority="99"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link w:val="47"/>
    <w:autoRedefine/>
    <w:qFormat/>
    <w:uiPriority w:val="9"/>
    <w:pPr>
      <w:keepNext/>
      <w:spacing w:before="240" w:after="80"/>
      <w:jc w:val="center"/>
      <w:outlineLvl w:val="0"/>
    </w:pPr>
    <w:rPr>
      <w:smallCaps/>
      <w:kern w:val="28"/>
    </w:rPr>
  </w:style>
  <w:style w:type="paragraph" w:styleId="3">
    <w:name w:val="heading 2"/>
    <w:basedOn w:val="1"/>
    <w:next w:val="1"/>
    <w:link w:val="52"/>
    <w:unhideWhenUsed/>
    <w:qFormat/>
    <w:uiPriority w:val="9"/>
    <w:pPr>
      <w:keepNext/>
      <w:numPr>
        <w:ilvl w:val="1"/>
        <w:numId w:val="1"/>
      </w:numPr>
      <w:spacing w:before="120" w:after="60"/>
      <w:outlineLvl w:val="1"/>
    </w:pPr>
    <w:rPr>
      <w:i/>
      <w:iCs/>
    </w:rPr>
  </w:style>
  <w:style w:type="paragraph" w:styleId="4">
    <w:name w:val="heading 3"/>
    <w:basedOn w:val="1"/>
    <w:next w:val="1"/>
    <w:unhideWhenUsed/>
    <w:qFormat/>
    <w:uiPriority w:val="9"/>
    <w:pPr>
      <w:keepNext/>
      <w:numPr>
        <w:ilvl w:val="2"/>
        <w:numId w:val="1"/>
      </w:numPr>
      <w:outlineLvl w:val="2"/>
    </w:pPr>
    <w:rPr>
      <w:i/>
      <w:iCs/>
    </w:rPr>
  </w:style>
  <w:style w:type="paragraph" w:styleId="5">
    <w:name w:val="heading 4"/>
    <w:basedOn w:val="1"/>
    <w:next w:val="1"/>
    <w:semiHidden/>
    <w:unhideWhenUsed/>
    <w:qFormat/>
    <w:uiPriority w:val="9"/>
    <w:pPr>
      <w:keepNext/>
      <w:numPr>
        <w:ilvl w:val="3"/>
        <w:numId w:val="1"/>
      </w:numPr>
      <w:spacing w:before="240" w:after="60"/>
      <w:outlineLvl w:val="3"/>
    </w:pPr>
    <w:rPr>
      <w:i/>
      <w:iCs/>
      <w:sz w:val="18"/>
      <w:szCs w:val="18"/>
    </w:rPr>
  </w:style>
  <w:style w:type="paragraph" w:styleId="6">
    <w:name w:val="heading 5"/>
    <w:basedOn w:val="1"/>
    <w:next w:val="1"/>
    <w:semiHidden/>
    <w:unhideWhenUsed/>
    <w:qFormat/>
    <w:uiPriority w:val="9"/>
    <w:pPr>
      <w:numPr>
        <w:ilvl w:val="4"/>
        <w:numId w:val="1"/>
      </w:numPr>
      <w:spacing w:before="240" w:after="60"/>
      <w:outlineLvl w:val="4"/>
    </w:pPr>
    <w:rPr>
      <w:sz w:val="18"/>
      <w:szCs w:val="18"/>
    </w:rPr>
  </w:style>
  <w:style w:type="paragraph" w:styleId="7">
    <w:name w:val="heading 6"/>
    <w:basedOn w:val="1"/>
    <w:next w:val="1"/>
    <w:semiHidden/>
    <w:unhideWhenUsed/>
    <w:qFormat/>
    <w:uiPriority w:val="9"/>
    <w:pPr>
      <w:numPr>
        <w:ilvl w:val="5"/>
        <w:numId w:val="1"/>
      </w:numPr>
      <w:spacing w:before="240" w:after="60"/>
      <w:outlineLvl w:val="5"/>
    </w:pPr>
    <w:rPr>
      <w:i/>
      <w:iCs/>
      <w:sz w:val="16"/>
      <w:szCs w:val="16"/>
    </w:rPr>
  </w:style>
  <w:style w:type="paragraph" w:styleId="8">
    <w:name w:val="heading 7"/>
    <w:basedOn w:val="1"/>
    <w:next w:val="1"/>
    <w:qFormat/>
    <w:uiPriority w:val="9"/>
    <w:pPr>
      <w:numPr>
        <w:ilvl w:val="6"/>
        <w:numId w:val="1"/>
      </w:numPr>
      <w:spacing w:before="240" w:after="60"/>
      <w:outlineLvl w:val="6"/>
    </w:pPr>
    <w:rPr>
      <w:sz w:val="16"/>
      <w:szCs w:val="16"/>
    </w:rPr>
  </w:style>
  <w:style w:type="paragraph" w:styleId="9">
    <w:name w:val="heading 8"/>
    <w:basedOn w:val="1"/>
    <w:next w:val="1"/>
    <w:qFormat/>
    <w:uiPriority w:val="9"/>
    <w:pPr>
      <w:numPr>
        <w:ilvl w:val="7"/>
        <w:numId w:val="1"/>
      </w:numPr>
      <w:spacing w:before="240" w:after="60"/>
      <w:outlineLvl w:val="7"/>
    </w:pPr>
    <w:rPr>
      <w:i/>
      <w:iCs/>
      <w:sz w:val="16"/>
      <w:szCs w:val="16"/>
    </w:rPr>
  </w:style>
  <w:style w:type="paragraph" w:styleId="10">
    <w:name w:val="heading 9"/>
    <w:basedOn w:val="1"/>
    <w:next w:val="1"/>
    <w:qFormat/>
    <w:uiPriority w:val="9"/>
    <w:pPr>
      <w:numPr>
        <w:ilvl w:val="8"/>
        <w:numId w:val="1"/>
      </w:numPr>
      <w:spacing w:before="240" w:after="60"/>
      <w:outlineLvl w:val="8"/>
    </w:pPr>
    <w:rPr>
      <w:sz w:val="16"/>
      <w:szCs w:val="16"/>
    </w:rPr>
  </w:style>
  <w:style w:type="character" w:default="1" w:styleId="23">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11">
    <w:name w:val="Document Map"/>
    <w:basedOn w:val="1"/>
    <w:semiHidden/>
    <w:uiPriority w:val="0"/>
    <w:pPr>
      <w:shd w:val="clear" w:color="auto" w:fill="000080"/>
    </w:pPr>
    <w:rPr>
      <w:rFonts w:ascii="Tahoma" w:hAnsi="Tahoma" w:cs="Tahoma"/>
    </w:rPr>
  </w:style>
  <w:style w:type="paragraph" w:styleId="12">
    <w:name w:val="annotation text"/>
    <w:basedOn w:val="1"/>
    <w:link w:val="62"/>
    <w:semiHidden/>
    <w:unhideWhenUsed/>
    <w:uiPriority w:val="99"/>
  </w:style>
  <w:style w:type="paragraph" w:styleId="13">
    <w:name w:val="Body Text Indent"/>
    <w:basedOn w:val="1"/>
    <w:link w:val="57"/>
    <w:uiPriority w:val="0"/>
    <w:pPr>
      <w:ind w:left="630" w:hanging="630"/>
    </w:pPr>
    <w:rPr>
      <w:szCs w:val="24"/>
    </w:rPr>
  </w:style>
  <w:style w:type="paragraph" w:styleId="14">
    <w:name w:val="Balloon Text"/>
    <w:basedOn w:val="1"/>
    <w:link w:val="41"/>
    <w:uiPriority w:val="0"/>
    <w:rPr>
      <w:rFonts w:ascii="Tahoma" w:hAnsi="Tahoma" w:cs="Tahoma"/>
      <w:sz w:val="16"/>
      <w:szCs w:val="16"/>
    </w:rPr>
  </w:style>
  <w:style w:type="paragraph" w:styleId="15">
    <w:name w:val="footer"/>
    <w:basedOn w:val="1"/>
    <w:link w:val="55"/>
    <w:uiPriority w:val="99"/>
    <w:pPr>
      <w:tabs>
        <w:tab w:val="center" w:pos="4320"/>
        <w:tab w:val="right" w:pos="8640"/>
      </w:tabs>
    </w:pPr>
  </w:style>
  <w:style w:type="paragraph" w:styleId="16">
    <w:name w:val="header"/>
    <w:basedOn w:val="1"/>
    <w:uiPriority w:val="0"/>
    <w:pPr>
      <w:tabs>
        <w:tab w:val="center" w:pos="4320"/>
        <w:tab w:val="right" w:pos="8640"/>
      </w:tabs>
    </w:pPr>
  </w:style>
  <w:style w:type="paragraph" w:styleId="17">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8">
    <w:name w:val="footnote text"/>
    <w:basedOn w:val="1"/>
    <w:link w:val="56"/>
    <w:semiHidden/>
    <w:uiPriority w:val="0"/>
    <w:pPr>
      <w:ind w:firstLine="202"/>
      <w:jc w:val="both"/>
    </w:pPr>
    <w:rPr>
      <w:sz w:val="16"/>
      <w:szCs w:val="16"/>
    </w:rPr>
  </w:style>
  <w:style w:type="paragraph" w:styleId="19">
    <w:name w:val="Normal (Web)"/>
    <w:basedOn w:val="1"/>
    <w:semiHidden/>
    <w:unhideWhenUsed/>
    <w:uiPriority w:val="99"/>
    <w:pPr>
      <w:spacing w:before="100" w:beforeAutospacing="1" w:after="100" w:afterAutospacing="1"/>
    </w:pPr>
    <w:rPr>
      <w:sz w:val="24"/>
      <w:szCs w:val="24"/>
    </w:rPr>
  </w:style>
  <w:style w:type="paragraph" w:styleId="20">
    <w:name w:val="Title"/>
    <w:basedOn w:val="1"/>
    <w:next w:val="1"/>
    <w:qFormat/>
    <w:uiPriority w:val="10"/>
    <w:pPr>
      <w:framePr w:w="9360" w:hSpace="187" w:vSpace="187" w:wrap="notBeside" w:vAnchor="text" w:hAnchor="page" w:xAlign="center" w:y="1"/>
      <w:jc w:val="center"/>
    </w:pPr>
    <w:rPr>
      <w:kern w:val="28"/>
      <w:sz w:val="48"/>
      <w:szCs w:val="48"/>
    </w:rPr>
  </w:style>
  <w:style w:type="paragraph" w:styleId="21">
    <w:name w:val="annotation subject"/>
    <w:basedOn w:val="12"/>
    <w:next w:val="12"/>
    <w:link w:val="63"/>
    <w:semiHidden/>
    <w:unhideWhenUsed/>
    <w:uiPriority w:val="99"/>
    <w:rPr>
      <w:b/>
      <w:bCs/>
    </w:rPr>
  </w:style>
  <w:style w:type="character" w:styleId="24">
    <w:name w:val="FollowedHyperlink"/>
    <w:uiPriority w:val="0"/>
    <w:rPr>
      <w:color w:val="800080"/>
      <w:u w:val="single"/>
    </w:rPr>
  </w:style>
  <w:style w:type="character" w:styleId="25">
    <w:name w:val="Emphasis"/>
    <w:basedOn w:val="23"/>
    <w:qFormat/>
    <w:uiPriority w:val="20"/>
    <w:rPr>
      <w:i/>
      <w:iCs/>
    </w:rPr>
  </w:style>
  <w:style w:type="character" w:styleId="26">
    <w:name w:val="Hyperlink"/>
    <w:uiPriority w:val="0"/>
    <w:rPr>
      <w:color w:val="0000FF"/>
      <w:u w:val="single"/>
    </w:rPr>
  </w:style>
  <w:style w:type="character" w:styleId="27">
    <w:name w:val="annotation reference"/>
    <w:basedOn w:val="23"/>
    <w:semiHidden/>
    <w:unhideWhenUsed/>
    <w:uiPriority w:val="99"/>
    <w:rPr>
      <w:sz w:val="16"/>
      <w:szCs w:val="16"/>
    </w:rPr>
  </w:style>
  <w:style w:type="character" w:styleId="28">
    <w:name w:val="footnote reference"/>
    <w:semiHidden/>
    <w:uiPriority w:val="0"/>
    <w:rPr>
      <w:vertAlign w:val="superscript"/>
    </w:rPr>
  </w:style>
  <w:style w:type="paragraph" w:customStyle="1" w:styleId="29">
    <w:name w:val="Abstract"/>
    <w:basedOn w:val="1"/>
    <w:next w:val="1"/>
    <w:uiPriority w:val="0"/>
    <w:pPr>
      <w:spacing w:before="20"/>
      <w:ind w:firstLine="202"/>
      <w:jc w:val="both"/>
    </w:pPr>
    <w:rPr>
      <w:b/>
      <w:bCs/>
      <w:sz w:val="18"/>
      <w:szCs w:val="18"/>
    </w:rPr>
  </w:style>
  <w:style w:type="paragraph" w:customStyle="1" w:styleId="30">
    <w:name w:val="Authors"/>
    <w:basedOn w:val="1"/>
    <w:next w:val="1"/>
    <w:uiPriority w:val="0"/>
    <w:pPr>
      <w:framePr w:w="9072" w:hSpace="187" w:vSpace="187" w:wrap="notBeside" w:vAnchor="text" w:hAnchor="page" w:xAlign="center" w:y="1"/>
      <w:spacing w:after="320"/>
      <w:jc w:val="center"/>
    </w:pPr>
    <w:rPr>
      <w:sz w:val="22"/>
      <w:szCs w:val="22"/>
    </w:rPr>
  </w:style>
  <w:style w:type="character" w:customStyle="1" w:styleId="31">
    <w:name w:val="MemberType"/>
    <w:uiPriority w:val="0"/>
    <w:rPr>
      <w:rFonts w:ascii="Times New Roman" w:hAnsi="Times New Roman" w:cs="Times New Roman"/>
      <w:i/>
      <w:iCs/>
      <w:sz w:val="22"/>
      <w:szCs w:val="22"/>
    </w:rPr>
  </w:style>
  <w:style w:type="paragraph" w:customStyle="1" w:styleId="32">
    <w:name w:val="References"/>
    <w:basedOn w:val="1"/>
    <w:uiPriority w:val="0"/>
    <w:pPr>
      <w:numPr>
        <w:ilvl w:val="0"/>
        <w:numId w:val="2"/>
      </w:numPr>
      <w:jc w:val="both"/>
    </w:pPr>
    <w:rPr>
      <w:sz w:val="16"/>
      <w:szCs w:val="16"/>
    </w:rPr>
  </w:style>
  <w:style w:type="paragraph" w:customStyle="1" w:styleId="33">
    <w:name w:val="IndexTerms"/>
    <w:basedOn w:val="1"/>
    <w:next w:val="1"/>
    <w:uiPriority w:val="0"/>
    <w:pPr>
      <w:ind w:firstLine="202"/>
      <w:jc w:val="both"/>
    </w:pPr>
    <w:rPr>
      <w:b/>
      <w:bCs/>
      <w:sz w:val="18"/>
      <w:szCs w:val="18"/>
    </w:rPr>
  </w:style>
  <w:style w:type="paragraph" w:customStyle="1" w:styleId="34">
    <w:name w:val="Text"/>
    <w:basedOn w:val="1"/>
    <w:link w:val="65"/>
    <w:uiPriority w:val="0"/>
    <w:pPr>
      <w:widowControl w:val="0"/>
      <w:spacing w:line="252" w:lineRule="auto"/>
      <w:ind w:firstLine="202"/>
      <w:jc w:val="both"/>
    </w:pPr>
  </w:style>
  <w:style w:type="paragraph" w:customStyle="1" w:styleId="35">
    <w:name w:val="Figure Caption"/>
    <w:basedOn w:val="1"/>
    <w:uiPriority w:val="0"/>
    <w:pPr>
      <w:jc w:val="both"/>
    </w:pPr>
    <w:rPr>
      <w:sz w:val="16"/>
      <w:szCs w:val="16"/>
    </w:rPr>
  </w:style>
  <w:style w:type="paragraph" w:customStyle="1" w:styleId="36">
    <w:name w:val="Table Title"/>
    <w:basedOn w:val="1"/>
    <w:uiPriority w:val="0"/>
    <w:pPr>
      <w:jc w:val="center"/>
    </w:pPr>
    <w:rPr>
      <w:smallCaps/>
      <w:sz w:val="16"/>
      <w:szCs w:val="16"/>
    </w:rPr>
  </w:style>
  <w:style w:type="paragraph" w:customStyle="1" w:styleId="37">
    <w:name w:val="Reference Head"/>
    <w:basedOn w:val="2"/>
    <w:link w:val="48"/>
    <w:uiPriority w:val="0"/>
  </w:style>
  <w:style w:type="paragraph" w:customStyle="1" w:styleId="38">
    <w:name w:val="Equation"/>
    <w:basedOn w:val="1"/>
    <w:next w:val="1"/>
    <w:uiPriority w:val="0"/>
    <w:pPr>
      <w:widowControl w:val="0"/>
      <w:tabs>
        <w:tab w:val="right" w:pos="5040"/>
      </w:tabs>
      <w:spacing w:line="252" w:lineRule="auto"/>
      <w:jc w:val="both"/>
    </w:pPr>
  </w:style>
  <w:style w:type="paragraph" w:customStyle="1" w:styleId="39">
    <w:name w:val="Pa0"/>
    <w:basedOn w:val="1"/>
    <w:next w:val="1"/>
    <w:uiPriority w:val="0"/>
    <w:pPr>
      <w:widowControl w:val="0"/>
      <w:adjustRightInd w:val="0"/>
      <w:spacing w:line="241" w:lineRule="atLeast"/>
    </w:pPr>
    <w:rPr>
      <w:rFonts w:ascii="Baskerville" w:hAnsi="Baskerville"/>
      <w:sz w:val="24"/>
      <w:szCs w:val="24"/>
    </w:rPr>
  </w:style>
  <w:style w:type="character" w:customStyle="1" w:styleId="40">
    <w:name w:val="A5"/>
    <w:uiPriority w:val="0"/>
    <w:rPr>
      <w:color w:val="00529F"/>
      <w:sz w:val="20"/>
      <w:szCs w:val="20"/>
    </w:rPr>
  </w:style>
  <w:style w:type="character" w:customStyle="1" w:styleId="41">
    <w:name w:val="Balloon Text Char"/>
    <w:link w:val="14"/>
    <w:uiPriority w:val="0"/>
    <w:rPr>
      <w:rFonts w:ascii="Tahoma" w:hAnsi="Tahoma" w:cs="Tahoma"/>
      <w:sz w:val="16"/>
      <w:szCs w:val="16"/>
    </w:rPr>
  </w:style>
  <w:style w:type="character" w:customStyle="1" w:styleId="42">
    <w:name w:val="Medium Grid 11"/>
    <w:semiHidden/>
    <w:uiPriority w:val="99"/>
    <w:rPr>
      <w:color w:val="808080"/>
    </w:rPr>
  </w:style>
  <w:style w:type="paragraph" w:customStyle="1" w:styleId="43">
    <w:name w:val="Paragraph Style 1"/>
    <w:basedOn w:val="1"/>
    <w:uiPriority w:val="99"/>
    <w:pPr>
      <w:widowControl w:val="0"/>
      <w:tabs>
        <w:tab w:val="left" w:pos="480"/>
      </w:tabs>
      <w:adjustRightInd w:val="0"/>
      <w:spacing w:before="100" w:line="280" w:lineRule="atLeast"/>
      <w:textAlignment w:val="center"/>
    </w:pPr>
    <w:rPr>
      <w:rFonts w:ascii="Formata-Regular" w:hAnsi="Formata-Regular" w:eastAsia="MS Mincho" w:cs="Formata-Regular"/>
      <w:color w:val="000000"/>
      <w:sz w:val="22"/>
      <w:szCs w:val="22"/>
      <w:lang w:eastAsia="ja-JP"/>
    </w:rPr>
  </w:style>
  <w:style w:type="character" w:customStyle="1" w:styleId="44">
    <w:name w:val="Body Text1"/>
    <w:uiPriority w:val="99"/>
    <w:rPr>
      <w:rFonts w:ascii="Verdana" w:hAnsi="Verdana" w:cs="Verdana"/>
      <w:color w:val="000000"/>
      <w:sz w:val="22"/>
      <w:szCs w:val="22"/>
    </w:rPr>
  </w:style>
  <w:style w:type="character" w:customStyle="1" w:styleId="45">
    <w:name w:val="body type"/>
    <w:uiPriority w:val="99"/>
    <w:rPr>
      <w:rFonts w:ascii="Formata-Regular" w:hAnsi="Formata-Regular" w:cs="Formata-Regular"/>
      <w:color w:val="000000"/>
      <w:sz w:val="22"/>
      <w:szCs w:val="22"/>
    </w:rPr>
  </w:style>
  <w:style w:type="paragraph" w:customStyle="1" w:styleId="46">
    <w:name w:val="Style1"/>
    <w:basedOn w:val="37"/>
    <w:link w:val="49"/>
    <w:qFormat/>
    <w:uiPriority w:val="0"/>
  </w:style>
  <w:style w:type="character" w:customStyle="1" w:styleId="47">
    <w:name w:val="Heading 1 Char"/>
    <w:link w:val="2"/>
    <w:uiPriority w:val="9"/>
    <w:rPr>
      <w:smallCaps/>
      <w:kern w:val="28"/>
    </w:rPr>
  </w:style>
  <w:style w:type="character" w:customStyle="1" w:styleId="48">
    <w:name w:val="Reference Head Char"/>
    <w:link w:val="37"/>
    <w:uiPriority w:val="0"/>
    <w:rPr>
      <w:smallCaps/>
      <w:kern w:val="28"/>
    </w:rPr>
  </w:style>
  <w:style w:type="character" w:customStyle="1" w:styleId="49">
    <w:name w:val="Style1 Char"/>
    <w:link w:val="46"/>
    <w:uiPriority w:val="0"/>
    <w:rPr>
      <w:smallCaps/>
      <w:kern w:val="28"/>
    </w:rPr>
  </w:style>
  <w:style w:type="paragraph" w:customStyle="1" w:styleId="50">
    <w:name w:val="Colorful Shading - Accent 11"/>
    <w:hidden/>
    <w:semiHidden/>
    <w:uiPriority w:val="99"/>
    <w:rPr>
      <w:rFonts w:ascii="Times New Roman" w:hAnsi="Times New Roman" w:eastAsia="Times New Roman" w:cs="Times New Roman"/>
      <w:lang w:val="en-US" w:eastAsia="en-US" w:bidi="ar-SA"/>
    </w:rPr>
  </w:style>
  <w:style w:type="character" w:customStyle="1" w:styleId="51">
    <w:name w:val="Body Text2"/>
    <w:uiPriority w:val="99"/>
    <w:rPr>
      <w:rFonts w:ascii="Verdana" w:hAnsi="Verdana" w:cs="Verdana"/>
      <w:color w:val="000000"/>
      <w:sz w:val="22"/>
      <w:szCs w:val="22"/>
    </w:rPr>
  </w:style>
  <w:style w:type="character" w:customStyle="1" w:styleId="52">
    <w:name w:val="Heading 2 Char"/>
    <w:link w:val="3"/>
    <w:uiPriority w:val="9"/>
    <w:rPr>
      <w:i/>
      <w:iCs/>
    </w:rPr>
  </w:style>
  <w:style w:type="paragraph" w:customStyle="1" w:styleId="53">
    <w:name w:val="Text L-MAG"/>
    <w:basedOn w:val="1"/>
    <w:link w:val="54"/>
    <w:qFormat/>
    <w:uiPriority w:val="0"/>
    <w:pPr>
      <w:widowControl w:val="0"/>
      <w:tabs>
        <w:tab w:val="left" w:pos="360"/>
      </w:tabs>
      <w:spacing w:line="276" w:lineRule="auto"/>
      <w:ind w:firstLine="360"/>
      <w:jc w:val="both"/>
    </w:pPr>
    <w:rPr>
      <w:rFonts w:ascii="Arial" w:hAnsi="Arial" w:eastAsia="MS Mincho"/>
      <w:sz w:val="18"/>
      <w:szCs w:val="22"/>
      <w:lang w:eastAsia="ja-JP"/>
    </w:rPr>
  </w:style>
  <w:style w:type="character" w:customStyle="1" w:styleId="54">
    <w:name w:val="Text L-MAG Char"/>
    <w:link w:val="53"/>
    <w:uiPriority w:val="0"/>
    <w:rPr>
      <w:rFonts w:ascii="Arial" w:hAnsi="Arial" w:eastAsia="MS Mincho"/>
      <w:sz w:val="18"/>
      <w:szCs w:val="22"/>
      <w:lang w:eastAsia="ja-JP"/>
    </w:rPr>
  </w:style>
  <w:style w:type="character" w:customStyle="1" w:styleId="55">
    <w:name w:val="Footer Char"/>
    <w:basedOn w:val="23"/>
    <w:link w:val="15"/>
    <w:uiPriority w:val="99"/>
  </w:style>
  <w:style w:type="character" w:customStyle="1" w:styleId="56">
    <w:name w:val="Footnote Text Char"/>
    <w:link w:val="18"/>
    <w:semiHidden/>
    <w:uiPriority w:val="0"/>
    <w:rPr>
      <w:sz w:val="16"/>
      <w:szCs w:val="16"/>
    </w:rPr>
  </w:style>
  <w:style w:type="character" w:customStyle="1" w:styleId="57">
    <w:name w:val="Body Text Indent Char"/>
    <w:link w:val="13"/>
    <w:uiPriority w:val="0"/>
    <w:rPr>
      <w:szCs w:val="24"/>
    </w:rPr>
  </w:style>
  <w:style w:type="character" w:customStyle="1" w:styleId="58">
    <w:name w:val="m_5113501246024331607m_-6864882937387638336gmail-il"/>
    <w:basedOn w:val="23"/>
    <w:uiPriority w:val="0"/>
  </w:style>
  <w:style w:type="paragraph" w:customStyle="1" w:styleId="59">
    <w:name w:val="Colorful List - Accent 11"/>
    <w:basedOn w:val="1"/>
    <w:qFormat/>
    <w:uiPriority w:val="34"/>
    <w:pPr>
      <w:ind w:left="720"/>
      <w:contextualSpacing/>
    </w:pPr>
  </w:style>
  <w:style w:type="character" w:customStyle="1" w:styleId="60">
    <w:name w:val="apple-converted-space"/>
    <w:basedOn w:val="23"/>
    <w:uiPriority w:val="0"/>
  </w:style>
  <w:style w:type="character" w:customStyle="1" w:styleId="61">
    <w:name w:val="Unresolved Mention1"/>
    <w:basedOn w:val="23"/>
    <w:semiHidden/>
    <w:unhideWhenUsed/>
    <w:uiPriority w:val="99"/>
    <w:rPr>
      <w:color w:val="605E5C"/>
      <w:shd w:val="clear" w:color="auto" w:fill="E1DFDD"/>
    </w:rPr>
  </w:style>
  <w:style w:type="character" w:customStyle="1" w:styleId="62">
    <w:name w:val="Comment Text Char"/>
    <w:basedOn w:val="23"/>
    <w:link w:val="12"/>
    <w:semiHidden/>
    <w:uiPriority w:val="99"/>
  </w:style>
  <w:style w:type="character" w:customStyle="1" w:styleId="63">
    <w:name w:val="Comment Subject Char"/>
    <w:basedOn w:val="62"/>
    <w:link w:val="21"/>
    <w:semiHidden/>
    <w:uiPriority w:val="99"/>
    <w:rPr>
      <w:b/>
      <w:bCs/>
    </w:rPr>
  </w:style>
  <w:style w:type="paragraph" w:styleId="64">
    <w:name w:val="List Paragraph"/>
    <w:basedOn w:val="1"/>
    <w:qFormat/>
    <w:uiPriority w:val="34"/>
    <w:pPr>
      <w:ind w:left="720"/>
      <w:contextualSpacing/>
    </w:pPr>
  </w:style>
  <w:style w:type="character" w:customStyle="1" w:styleId="65">
    <w:name w:val="Text Char"/>
    <w:link w:val="34"/>
    <w:uiPriority w:val="0"/>
  </w:style>
  <w:style w:type="paragraph" w:customStyle="1" w:styleId="66">
    <w:name w:val="PARA"/>
    <w:basedOn w:val="34"/>
    <w:link w:val="69"/>
    <w:uiPriority w:val="0"/>
    <w:pPr>
      <w:ind w:firstLine="0"/>
    </w:pPr>
  </w:style>
  <w:style w:type="paragraph" w:customStyle="1" w:styleId="67">
    <w:name w:val="PARA_Indent"/>
    <w:basedOn w:val="34"/>
    <w:link w:val="68"/>
    <w:uiPriority w:val="0"/>
    <w:pPr>
      <w:spacing w:line="240" w:lineRule="auto"/>
    </w:pPr>
  </w:style>
  <w:style w:type="character" w:customStyle="1" w:styleId="68">
    <w:name w:val="PARA_Indent Char"/>
    <w:link w:val="67"/>
    <w:uiPriority w:val="0"/>
  </w:style>
  <w:style w:type="character" w:customStyle="1" w:styleId="69">
    <w:name w:val="PARA Char"/>
    <w:link w:val="6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5.jpeg"/><Relationship Id="rId13" Type="http://schemas.openxmlformats.org/officeDocument/2006/relationships/image" Target="media/image4.wmf"/><Relationship Id="rId12" Type="http://schemas.openxmlformats.org/officeDocument/2006/relationships/oleObject" Target="embeddings/oleObject1.bin"/><Relationship Id="rId11" Type="http://schemas.openxmlformats.org/officeDocument/2006/relationships/image" Target="media/image3.tiff"/><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6</Pages>
  <Words>1868</Words>
  <Characters>10168</Characters>
  <Lines>223</Lines>
  <Paragraphs>62</Paragraphs>
  <TotalTime>4</TotalTime>
  <ScaleCrop>false</ScaleCrop>
  <LinksUpToDate>false</LinksUpToDate>
  <CharactersWithSpaces>11976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2024-06-12T13:11:00Z</dcterms:created>
  <dcterms:modified xsi:type="dcterms:W3CDTF">2026-09-23T03:26:12Z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eyJoZGlkIjoiYmJhM2IwNWNiM2FlMGUyM2MwMzZmZjAwNTFiZjQ2YWUiLCJ1c2VySWQiOiIxMjM5ODA4OTgzIn0=</vt:lpwstr>
  </property>
  <property fmtid="{D5CDD505-2E9C-101B-9397-08002B2CF9AE}" pid="3" name="KSOProductBuildVer">
    <vt:lpwstr>2052-12.1.0.28505</vt:lpwstr>
  </property>
  <property fmtid="{D5CDD505-2E9C-101B-9397-08002B2CF9AE}" pid="4" name="ICV">
    <vt:lpwstr>A1F35C131F3C407F818D0D4A0759F0C0_12</vt:lpwstr>
  </property>
</Properties>
</file>